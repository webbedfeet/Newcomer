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FA43A9" w14:textId="77777777" w:rsidR="00C23A62" w:rsidRPr="009B2108" w:rsidRDefault="00C23A62" w:rsidP="00C23A62">
      <w:pPr>
        <w:ind w:left="1620" w:hanging="1620"/>
        <w:rPr>
          <w:rFonts w:cs="Times New Roman"/>
          <w:b/>
        </w:rPr>
      </w:pPr>
      <w:r w:rsidRPr="009B2108">
        <w:rPr>
          <w:rFonts w:cs="Times New Roman"/>
          <w:b/>
        </w:rPr>
        <w:t xml:space="preserve">Aim 1: </w:t>
      </w:r>
      <w:r w:rsidRPr="009B2108">
        <w:rPr>
          <w:rFonts w:cs="Times New Roman"/>
          <w:b/>
        </w:rPr>
        <w:tab/>
      </w:r>
      <w:r>
        <w:rPr>
          <w:rFonts w:cs="Times New Roman"/>
          <w:b/>
        </w:rPr>
        <w:t xml:space="preserve">Determine the effectiveness of </w:t>
      </w:r>
      <w:r w:rsidRPr="009B2108">
        <w:rPr>
          <w:rFonts w:cs="Times New Roman"/>
          <w:b/>
        </w:rPr>
        <w:t xml:space="preserve">PHEAF devices </w:t>
      </w:r>
      <w:r>
        <w:rPr>
          <w:rFonts w:cs="Times New Roman"/>
          <w:b/>
        </w:rPr>
        <w:t xml:space="preserve">to </w:t>
      </w:r>
      <w:r w:rsidRPr="009B2108">
        <w:rPr>
          <w:rFonts w:cs="Times New Roman"/>
          <w:b/>
        </w:rPr>
        <w:t xml:space="preserve">capture </w:t>
      </w:r>
      <w:r>
        <w:rPr>
          <w:rFonts w:cs="Times New Roman"/>
          <w:b/>
        </w:rPr>
        <w:t>particulate matter at a construction site</w:t>
      </w:r>
      <w:r w:rsidRPr="009B2108">
        <w:rPr>
          <w:rFonts w:cs="Times New Roman"/>
          <w:b/>
        </w:rPr>
        <w:t>.</w:t>
      </w:r>
    </w:p>
    <w:p w14:paraId="090288E2" w14:textId="77777777" w:rsidR="000B1F7C" w:rsidRDefault="00C23A62" w:rsidP="00C23A62">
      <w:pPr>
        <w:ind w:left="1620" w:hanging="1620"/>
        <w:rPr>
          <w:rFonts w:cs="Times New Roman"/>
          <w:b/>
        </w:rPr>
      </w:pPr>
      <w:r w:rsidRPr="009B2108">
        <w:rPr>
          <w:rFonts w:cs="Times New Roman"/>
          <w:b/>
        </w:rPr>
        <w:t xml:space="preserve">Hypothesis: </w:t>
      </w:r>
      <w:r>
        <w:rPr>
          <w:rFonts w:cs="Times New Roman"/>
          <w:b/>
        </w:rPr>
        <w:tab/>
      </w:r>
      <w:r w:rsidRPr="009B2108">
        <w:rPr>
          <w:rFonts w:cs="Times New Roman"/>
          <w:b/>
        </w:rPr>
        <w:t xml:space="preserve">HEPA filters used in PHEAF devices capture at least 99.97% of airborne particles 0.3 μm in diameter.  </w:t>
      </w:r>
    </w:p>
    <w:p w14:paraId="4149FB73" w14:textId="77777777" w:rsidR="00C23A62" w:rsidRDefault="008B1FEE" w:rsidP="00C23A62">
      <w:pPr>
        <w:ind w:left="1620" w:hanging="1620"/>
        <w:rPr>
          <w:rFonts w:cs="Times New Roman"/>
          <w:b/>
        </w:rPr>
      </w:pPr>
      <w:r>
        <w:rPr>
          <w:rFonts w:cs="Times New Roman"/>
          <w:b/>
        </w:rPr>
        <w:t>INTRODUCTION</w:t>
      </w:r>
    </w:p>
    <w:p w14:paraId="4E405134" w14:textId="77777777" w:rsidR="00343718" w:rsidRDefault="00543077" w:rsidP="00343718">
      <w:r>
        <w:rPr>
          <w:rFonts w:cs="Times New Roman"/>
        </w:rPr>
        <w:t>R</w:t>
      </w:r>
      <w:r w:rsidR="00F75D06" w:rsidRPr="00764B1E">
        <w:rPr>
          <w:rFonts w:cs="Times New Roman"/>
        </w:rPr>
        <w:t>enovation</w:t>
      </w:r>
      <w:r w:rsidR="00F75D06">
        <w:rPr>
          <w:rFonts w:cs="Times New Roman"/>
        </w:rPr>
        <w:t>,</w:t>
      </w:r>
      <w:r w:rsidR="00F75D06" w:rsidRPr="00764B1E">
        <w:rPr>
          <w:rFonts w:cs="Times New Roman"/>
        </w:rPr>
        <w:t xml:space="preserve"> repair and rebuild</w:t>
      </w:r>
      <w:r w:rsidR="00883449">
        <w:rPr>
          <w:rFonts w:cs="Times New Roman"/>
        </w:rPr>
        <w:t xml:space="preserve"> </w:t>
      </w:r>
      <w:r>
        <w:rPr>
          <w:rFonts w:cs="Times New Roman"/>
        </w:rPr>
        <w:t xml:space="preserve">often </w:t>
      </w:r>
      <w:r w:rsidR="00F75D06" w:rsidRPr="00764B1E">
        <w:rPr>
          <w:rFonts w:cs="Times New Roman"/>
        </w:rPr>
        <w:t xml:space="preserve">occur in occupied </w:t>
      </w:r>
      <w:r>
        <w:rPr>
          <w:rFonts w:cs="Times New Roman"/>
        </w:rPr>
        <w:t>building</w:t>
      </w:r>
      <w:r w:rsidR="00883449">
        <w:rPr>
          <w:rFonts w:cs="Times New Roman"/>
        </w:rPr>
        <w:t>s. W</w:t>
      </w:r>
      <w:r w:rsidR="00F75D06" w:rsidRPr="00764B1E">
        <w:rPr>
          <w:rFonts w:cs="Times New Roman"/>
        </w:rPr>
        <w:t>ithout appropriate dust control interventions, building occupants are at risk for exposure</w:t>
      </w:r>
      <w:r w:rsidR="00F75D06">
        <w:rPr>
          <w:rFonts w:cs="Times New Roman"/>
        </w:rPr>
        <w:t xml:space="preserve"> to </w:t>
      </w:r>
      <w:r>
        <w:rPr>
          <w:rFonts w:cs="Times New Roman"/>
        </w:rPr>
        <w:t>particulate matter (</w:t>
      </w:r>
      <w:r w:rsidR="00F75D06">
        <w:rPr>
          <w:rFonts w:cs="Times New Roman"/>
        </w:rPr>
        <w:t>PM</w:t>
      </w:r>
      <w:r>
        <w:rPr>
          <w:rFonts w:cs="Times New Roman"/>
        </w:rPr>
        <w:t>)</w:t>
      </w:r>
      <w:r w:rsidR="00343718">
        <w:rPr>
          <w:rFonts w:cs="Times New Roman"/>
        </w:rPr>
        <w:t xml:space="preserve"> during renovation activities</w:t>
      </w:r>
      <w:r w:rsidR="00F75D06">
        <w:rPr>
          <w:rFonts w:cs="Times New Roman"/>
        </w:rPr>
        <w:t xml:space="preserve">. </w:t>
      </w:r>
      <w:r w:rsidR="00343718">
        <w:rPr>
          <w:rFonts w:cs="Times New Roman"/>
        </w:rPr>
        <w:t>To minimize occupant risk of adverse health effects, p</w:t>
      </w:r>
      <w:r w:rsidR="000272A2" w:rsidRPr="00473059">
        <w:rPr>
          <w:rFonts w:cs="Times New Roman"/>
        </w:rPr>
        <w:t xml:space="preserve">ortable </w:t>
      </w:r>
      <w:r w:rsidR="000272A2" w:rsidRPr="00764B1E">
        <w:rPr>
          <w:rFonts w:cs="Times New Roman"/>
        </w:rPr>
        <w:t>high-efficiency particulate air filter</w:t>
      </w:r>
      <w:r w:rsidR="000272A2">
        <w:rPr>
          <w:rFonts w:cs="Times New Roman"/>
        </w:rPr>
        <w:t xml:space="preserve"> (</w:t>
      </w:r>
      <w:r w:rsidR="003639A4">
        <w:rPr>
          <w:rFonts w:cs="Times New Roman"/>
        </w:rPr>
        <w:t xml:space="preserve">PHEAF </w:t>
      </w:r>
      <w:r w:rsidR="000272A2">
        <w:rPr>
          <w:rFonts w:cs="Times New Roman"/>
        </w:rPr>
        <w:t>)</w:t>
      </w:r>
      <w:r w:rsidR="000272A2" w:rsidRPr="00473059">
        <w:rPr>
          <w:rFonts w:cs="Times New Roman"/>
        </w:rPr>
        <w:t xml:space="preserve"> </w:t>
      </w:r>
      <w:r w:rsidR="003639A4">
        <w:rPr>
          <w:rFonts w:cs="Times New Roman"/>
        </w:rPr>
        <w:t xml:space="preserve">devices </w:t>
      </w:r>
      <w:r w:rsidR="000272A2" w:rsidRPr="00473059">
        <w:rPr>
          <w:rFonts w:cs="Times New Roman"/>
        </w:rPr>
        <w:t xml:space="preserve">are </w:t>
      </w:r>
      <w:r w:rsidR="003639A4">
        <w:rPr>
          <w:rFonts w:cs="Times New Roman"/>
        </w:rPr>
        <w:t xml:space="preserve">often </w:t>
      </w:r>
      <w:r w:rsidR="000272A2" w:rsidRPr="00473059">
        <w:rPr>
          <w:rFonts w:cs="Times New Roman"/>
        </w:rPr>
        <w:t xml:space="preserve">used to control PM emissions during construction and renovation activities </w:t>
      </w:r>
      <w:r w:rsidR="00543E3F" w:rsidRPr="00473059">
        <w:rPr>
          <w:rFonts w:cs="Times New Roman"/>
        </w:rPr>
        <w:fldChar w:fldCharType="begin"/>
      </w:r>
      <w:r w:rsidR="000272A2" w:rsidRPr="00473059">
        <w:rPr>
          <w:rFonts w:cs="Times New Roman"/>
        </w:rPr>
        <w:instrText xml:space="preserve"> ADDIN ZOTERO_ITEM CSL_CITATION {"citationID":"107uk5ujkh","properties":{"formattedCitation":"(Abdul Salam, Karlin, Ling, &amp; Yang, 2010)","plainCitation":"(Abdul Salam, Karlin, Ling, &amp; Yang, 2010)"},"citationItems":[{"id":460,"uris":["http://zotero.org/users/1655754/items/V5MM87H4"],"uri":["http://zotero.org/users/1655754/items/V5MM87H4"],"itemData":{"id":460,"type":"article-journal","title":"The impact of portable high-efficiency particulate air filters on the incidence of invasive aspergillosis in a large acute tertiary-care hospital","container-title":"American journal of infection control","page":"e1-e7","volume":"38","issue":"4","author":[{"family":"Abdul Salam","given":"Zakir-Hussain"},{"family":"Karlin","given":"Rubiyah Binte"},{"family":"Ling","given":"Moi Lin"},{"family":"Yang","given":"Kok Soong"}],"issued":{"date-parts":[["2010"]]}}}],"schema":"https://github.com/citation-style-language/schema/raw/master/csl-citation.json"} </w:instrText>
      </w:r>
      <w:r w:rsidR="00543E3F" w:rsidRPr="00473059">
        <w:rPr>
          <w:rFonts w:cs="Times New Roman"/>
        </w:rPr>
        <w:fldChar w:fldCharType="separate"/>
      </w:r>
      <w:r w:rsidR="000272A2" w:rsidRPr="00473059">
        <w:rPr>
          <w:rFonts w:cs="Times New Roman"/>
        </w:rPr>
        <w:t>(Abdul Salam, Karlin, Ling, &amp; Yang, 2010)</w:t>
      </w:r>
      <w:r w:rsidR="00543E3F" w:rsidRPr="00473059">
        <w:rPr>
          <w:rFonts w:cs="Times New Roman"/>
        </w:rPr>
        <w:fldChar w:fldCharType="end"/>
      </w:r>
      <w:r w:rsidR="000272A2" w:rsidRPr="00473059">
        <w:rPr>
          <w:rFonts w:cs="Times New Roman"/>
        </w:rPr>
        <w:t xml:space="preserve">. </w:t>
      </w:r>
      <w:r w:rsidR="00E77F53">
        <w:t xml:space="preserve">PHEAFs </w:t>
      </w:r>
      <w:r w:rsidR="00E77F53" w:rsidRPr="00AC580A">
        <w:t xml:space="preserve">are </w:t>
      </w:r>
      <w:r w:rsidR="00E77F53">
        <w:t xml:space="preserve">also </w:t>
      </w:r>
      <w:r w:rsidR="00E77F53" w:rsidRPr="00AC580A">
        <w:t xml:space="preserve">used as a temporary pollution control technology </w:t>
      </w:r>
      <w:r w:rsidR="00E77F53">
        <w:t>during abatement of hazardous materials</w:t>
      </w:r>
      <w:r w:rsidR="00343718">
        <w:t xml:space="preserve"> (e.g. mold, lead-based paint, asbestos-containing materials)</w:t>
      </w:r>
      <w:r w:rsidR="00E77F53" w:rsidRPr="00AC580A">
        <w:t>.</w:t>
      </w:r>
      <w:r w:rsidR="00E77F53">
        <w:t xml:space="preserve"> </w:t>
      </w:r>
    </w:p>
    <w:p w14:paraId="14781D59" w14:textId="77777777" w:rsidR="00F75D06" w:rsidRPr="00343718" w:rsidRDefault="00F75D06" w:rsidP="00343718">
      <w:r w:rsidRPr="00473059">
        <w:rPr>
          <w:rFonts w:cs="Times New Roman"/>
        </w:rPr>
        <w:t xml:space="preserve">Manufacturers market </w:t>
      </w:r>
      <w:r w:rsidR="003639A4">
        <w:rPr>
          <w:rFonts w:cs="Times New Roman"/>
        </w:rPr>
        <w:t xml:space="preserve">high efficiency air filtration </w:t>
      </w:r>
      <w:r w:rsidRPr="00473059">
        <w:rPr>
          <w:rFonts w:cs="Times New Roman"/>
        </w:rPr>
        <w:t xml:space="preserve">filters </w:t>
      </w:r>
      <w:r w:rsidR="003639A4">
        <w:rPr>
          <w:rFonts w:cs="Times New Roman"/>
        </w:rPr>
        <w:t xml:space="preserve">(HEPA) </w:t>
      </w:r>
      <w:r w:rsidRPr="00473059">
        <w:rPr>
          <w:rFonts w:cs="Times New Roman"/>
        </w:rPr>
        <w:t>as having 99.97 percent efficiency</w:t>
      </w:r>
      <w:r w:rsidR="00E77F53">
        <w:rPr>
          <w:rFonts w:cs="Times New Roman"/>
        </w:rPr>
        <w:t xml:space="preserve"> for capturing PM </w:t>
      </w:r>
      <w:r w:rsidR="00E77F53">
        <w:t>sized 0.3 </w:t>
      </w:r>
      <w:r w:rsidR="00E77F53" w:rsidRPr="009C204F">
        <w:t>μm</w:t>
      </w:r>
      <w:r w:rsidR="00E77F53">
        <w:t xml:space="preserve"> in diameter</w:t>
      </w:r>
      <w:r>
        <w:rPr>
          <w:rFonts w:cs="Times New Roman"/>
        </w:rPr>
        <w:t xml:space="preserve">. </w:t>
      </w:r>
      <w:r w:rsidR="003639A4" w:rsidRPr="00473059">
        <w:rPr>
          <w:rFonts w:cs="Times New Roman"/>
        </w:rPr>
        <w:t xml:space="preserve">A HEPA filter operating below the intended filtration </w:t>
      </w:r>
      <w:r w:rsidR="003639A4">
        <w:rPr>
          <w:rFonts w:cs="Times New Roman"/>
        </w:rPr>
        <w:t>effectiveness</w:t>
      </w:r>
      <w:r w:rsidR="003639A4" w:rsidRPr="00473059">
        <w:rPr>
          <w:rFonts w:cs="Times New Roman"/>
        </w:rPr>
        <w:t xml:space="preserve"> may cause unintentional consequences to human health</w:t>
      </w:r>
      <w:r w:rsidR="003639A4">
        <w:rPr>
          <w:rFonts w:cs="Times New Roman"/>
        </w:rPr>
        <w:t xml:space="preserve">. </w:t>
      </w:r>
      <w:r w:rsidRPr="00473059">
        <w:rPr>
          <w:rFonts w:cs="Times New Roman"/>
        </w:rPr>
        <w:t xml:space="preserve">With the exception of nuclear-grade filters, the </w:t>
      </w:r>
      <w:r>
        <w:rPr>
          <w:rFonts w:cs="Times New Roman"/>
        </w:rPr>
        <w:t>selected particle penetration</w:t>
      </w:r>
      <w:r w:rsidRPr="00473059">
        <w:rPr>
          <w:rFonts w:cs="Times New Roman"/>
        </w:rPr>
        <w:t xml:space="preserve"> test method is at the discretion of the manufacturer</w:t>
      </w:r>
      <w:r w:rsidR="003639A4">
        <w:rPr>
          <w:rFonts w:cs="Times New Roman"/>
        </w:rPr>
        <w:t xml:space="preserve"> or end-user</w:t>
      </w:r>
      <w:r w:rsidRPr="00473059">
        <w:rPr>
          <w:rFonts w:cs="Times New Roman"/>
        </w:rPr>
        <w:t>.</w:t>
      </w:r>
      <w:r>
        <w:rPr>
          <w:rFonts w:cs="Times New Roman"/>
        </w:rPr>
        <w:t xml:space="preserve"> </w:t>
      </w:r>
    </w:p>
    <w:p w14:paraId="5F0A908F" w14:textId="77777777" w:rsidR="003639A4" w:rsidRDefault="003639A4" w:rsidP="003639A4">
      <w:r>
        <w:t xml:space="preserve">As an engineering control, the PHEAF devices are used in various configurations depending on the project’s complexity and building dynamics. Preferably, the PHEAF unit is exhausted outside of the building. However, the absence of window or door openings or the distance from the building openings to the containment zone can prevent such configurations. In these circumstances, the filtered air is ducted outside of the containment zone and recycled into the building envelope. </w:t>
      </w:r>
    </w:p>
    <w:p w14:paraId="3358A4C0" w14:textId="77777777" w:rsidR="00F75D06" w:rsidRDefault="00F75D06" w:rsidP="00F75D06">
      <w:pPr>
        <w:rPr>
          <w:rFonts w:cs="Times New Roman"/>
        </w:rPr>
      </w:pPr>
      <w:r>
        <w:rPr>
          <w:rFonts w:cs="Times New Roman"/>
        </w:rPr>
        <w:t>T</w:t>
      </w:r>
      <w:r w:rsidRPr="00473059">
        <w:rPr>
          <w:rFonts w:cs="Times New Roman"/>
        </w:rPr>
        <w:t>here is no certainty that filtration performance is as advertised (Cherry &amp; Smigielski, 2002). When shipped the filter can be dropped or damaged. If the filter is improperly installed, particles can leak around the filter’s gasket or through holes in the filter media. The effectiveness of the HEPA filter is conditional to external factors and operational parameters; hence, leak tests are conducted to determine</w:t>
      </w:r>
      <w:r>
        <w:rPr>
          <w:rFonts w:cs="Times New Roman"/>
        </w:rPr>
        <w:t xml:space="preserve"> the integrity of the </w:t>
      </w:r>
      <w:r w:rsidRPr="00473059">
        <w:rPr>
          <w:rFonts w:cs="Times New Roman"/>
        </w:rPr>
        <w:t xml:space="preserve">filter </w:t>
      </w:r>
      <w:r>
        <w:rPr>
          <w:rFonts w:cs="Times New Roman"/>
        </w:rPr>
        <w:t>system</w:t>
      </w:r>
      <w:r w:rsidRPr="00473059">
        <w:rPr>
          <w:rFonts w:cs="Times New Roman"/>
        </w:rPr>
        <w:t xml:space="preserve">. The military, nuclear, biomedical, and pharmaceutical industries require leak testing of the HEPA filter upon installation and periodically thereafter. HEPA filters used in these industries are installed in stationary systems, however, unlike portable HEPA units, which are </w:t>
      </w:r>
      <w:r>
        <w:rPr>
          <w:rFonts w:cs="Times New Roman"/>
        </w:rPr>
        <w:t xml:space="preserve">frequently </w:t>
      </w:r>
      <w:r w:rsidRPr="00473059">
        <w:rPr>
          <w:rFonts w:cs="Times New Roman"/>
        </w:rPr>
        <w:t xml:space="preserve">relocated between project sites. </w:t>
      </w:r>
    </w:p>
    <w:p w14:paraId="6AB53BAE" w14:textId="77777777" w:rsidR="008B1FEE" w:rsidRDefault="00F75D06" w:rsidP="00F75D06">
      <w:pPr>
        <w:rPr>
          <w:rFonts w:cs="Times New Roman"/>
        </w:rPr>
      </w:pPr>
      <w:r w:rsidRPr="000D6272">
        <w:t xml:space="preserve">Portable HEPA devices </w:t>
      </w:r>
      <w:r w:rsidR="00343718">
        <w:t xml:space="preserve">can be </w:t>
      </w:r>
      <w:r>
        <w:t xml:space="preserve">mishandled and </w:t>
      </w:r>
      <w:r w:rsidR="00343718">
        <w:t xml:space="preserve">are </w:t>
      </w:r>
      <w:r w:rsidRPr="000D6272">
        <w:t xml:space="preserve">subject to extreme operating conditions (e.g. </w:t>
      </w:r>
      <w:r w:rsidR="00343718">
        <w:t xml:space="preserve">elevated </w:t>
      </w:r>
      <w:r w:rsidRPr="000D6272">
        <w:t xml:space="preserve">relative humidity, particle concentrations), which </w:t>
      </w:r>
      <w:r>
        <w:t xml:space="preserve">can damage the </w:t>
      </w:r>
      <w:r w:rsidRPr="000D6272">
        <w:t xml:space="preserve">integrity of the HEPA </w:t>
      </w:r>
      <w:r>
        <w:t>filter</w:t>
      </w:r>
      <w:r w:rsidRPr="000D6272">
        <w:t xml:space="preserve">. </w:t>
      </w:r>
      <w:r w:rsidRPr="00473059">
        <w:rPr>
          <w:rFonts w:cs="Times New Roman"/>
        </w:rPr>
        <w:t xml:space="preserve">Additional concerns are noted when </w:t>
      </w:r>
      <w:r>
        <w:rPr>
          <w:rFonts w:cs="Times New Roman"/>
        </w:rPr>
        <w:t xml:space="preserve">the airflow of the PHEAF’s device </w:t>
      </w:r>
      <w:r w:rsidRPr="00473059">
        <w:rPr>
          <w:rFonts w:cs="Times New Roman"/>
        </w:rPr>
        <w:t>exceed</w:t>
      </w:r>
      <w:r>
        <w:rPr>
          <w:rFonts w:cs="Times New Roman"/>
        </w:rPr>
        <w:t>s</w:t>
      </w:r>
      <w:r w:rsidRPr="00473059">
        <w:rPr>
          <w:rFonts w:cs="Times New Roman"/>
        </w:rPr>
        <w:t xml:space="preserve"> the HEPA filter rating. While HEPA filters are marked with the rated airflow rate and pressure drop, </w:t>
      </w:r>
      <w:r>
        <w:rPr>
          <w:rFonts w:cs="Times New Roman"/>
        </w:rPr>
        <w:t>proper application of the HEPA filter is subject to the end-user.</w:t>
      </w:r>
    </w:p>
    <w:p w14:paraId="45BF6B8F" w14:textId="77777777" w:rsidR="00F75D06" w:rsidRPr="00473059" w:rsidRDefault="00F75D06" w:rsidP="00F75D06">
      <w:pPr>
        <w:rPr>
          <w:rFonts w:cs="Times New Roman"/>
        </w:rPr>
      </w:pPr>
      <w:r w:rsidRPr="00473059">
        <w:rPr>
          <w:rFonts w:cs="Times New Roman"/>
        </w:rPr>
        <w:t xml:space="preserve">Presently, no consensus standards or nationally recognized practices exist </w:t>
      </w:r>
      <w:r>
        <w:rPr>
          <w:rFonts w:cs="Times New Roman"/>
        </w:rPr>
        <w:t xml:space="preserve">in the United States </w:t>
      </w:r>
      <w:r w:rsidRPr="00473059">
        <w:rPr>
          <w:rFonts w:cs="Times New Roman"/>
        </w:rPr>
        <w:t>for in-place leak testing of PHEAF equipment.</w:t>
      </w:r>
      <w:r w:rsidR="003639A4">
        <w:rPr>
          <w:rFonts w:cs="Times New Roman"/>
        </w:rPr>
        <w:t xml:space="preserve"> </w:t>
      </w:r>
      <w:r w:rsidR="003639A4" w:rsidRPr="00FA5023">
        <w:t xml:space="preserve">This is unfortunate, </w:t>
      </w:r>
      <w:r w:rsidR="003639A4">
        <w:t xml:space="preserve">because portable units are subject to more mishandling than </w:t>
      </w:r>
      <w:r w:rsidR="003639A4" w:rsidRPr="00FA5023">
        <w:t>permanent HEPA filters</w:t>
      </w:r>
      <w:r w:rsidR="003639A4">
        <w:t xml:space="preserve"> devices</w:t>
      </w:r>
      <w:r w:rsidR="003639A4" w:rsidRPr="00FA5023">
        <w:t>.</w:t>
      </w:r>
      <w:r w:rsidRPr="00473059">
        <w:rPr>
          <w:rFonts w:cs="Times New Roman"/>
        </w:rPr>
        <w:t xml:space="preserve"> For this reason, the end-user may not recognize that the unit’s </w:t>
      </w:r>
      <w:r w:rsidR="00543077">
        <w:rPr>
          <w:rFonts w:cs="Times New Roman"/>
        </w:rPr>
        <w:t xml:space="preserve">capture </w:t>
      </w:r>
      <w:r>
        <w:rPr>
          <w:rFonts w:cs="Times New Roman"/>
        </w:rPr>
        <w:t xml:space="preserve">effectiveness </w:t>
      </w:r>
      <w:r w:rsidRPr="00473059">
        <w:rPr>
          <w:rFonts w:cs="Times New Roman"/>
        </w:rPr>
        <w:t xml:space="preserve">is less than the manufacturer’s rating. Akbar-Khanzadeh and Smigielski </w:t>
      </w:r>
      <w:r w:rsidR="00543E3F" w:rsidRPr="00473059">
        <w:rPr>
          <w:rFonts w:cs="Times New Roman"/>
        </w:rPr>
        <w:fldChar w:fldCharType="begin"/>
      </w:r>
      <w:r w:rsidRPr="00473059">
        <w:rPr>
          <w:rFonts w:cs="Times New Roman"/>
        </w:rPr>
        <w:instrText xml:space="preserve"> ADDIN ZOTERO_ITEM CSL_CITATION {"citationID":"2c6ijl7gcj","properties":{"formattedCitation":"(2009)","plainCitation":"(2009)"},"citationItems":[{"id":461,"uris":["http://zotero.org/users/1655754/items/JVJXD67W"],"uri":["http://zotero.org/users/1655754/items/JVJXD67W"],"itemData":{"id":461,"type":"article-journal","title":"Design and Set up of an Air Filter Testing Unit to Demonstrate Characteristics and Performance of Particulate Air Filters","container-title":"International Journal of Occupational Hygiene","page":"1-8","volume":"1","issue":"1","note":"00000","author":[{"family":"Akbar-Khanzadeh","given":"Farhang"},{"family":"Smigielski","given":"Ken"}],"issued":{"date-parts":[["2009"]]}},"suppress-author":true}],"schema":"https://github.com/citation-style-language/schema/raw/master/csl-citation.json"} </w:instrText>
      </w:r>
      <w:r w:rsidR="00543E3F" w:rsidRPr="00473059">
        <w:rPr>
          <w:rFonts w:cs="Times New Roman"/>
        </w:rPr>
        <w:fldChar w:fldCharType="separate"/>
      </w:r>
      <w:r w:rsidRPr="00473059">
        <w:rPr>
          <w:rFonts w:cs="Times New Roman"/>
        </w:rPr>
        <w:t>(2009)</w:t>
      </w:r>
      <w:r w:rsidR="00543E3F" w:rsidRPr="00473059">
        <w:rPr>
          <w:rFonts w:cs="Times New Roman"/>
        </w:rPr>
        <w:fldChar w:fldCharType="end"/>
      </w:r>
      <w:r w:rsidRPr="00473059">
        <w:rPr>
          <w:rFonts w:cs="Times New Roman"/>
        </w:rPr>
        <w:t xml:space="preserve"> explain that the techniques necessary to determine the </w:t>
      </w:r>
      <w:r w:rsidRPr="00473059">
        <w:rPr>
          <w:rFonts w:cs="Times New Roman"/>
        </w:rPr>
        <w:lastRenderedPageBreak/>
        <w:t>effectiveness of HEPA filters have not been sufficiently communicated among health and safety professionals. Such a finding may explain the absence of applied research discussing the PHEAFs filtration performance in a field setting. Instead, the end-user may presume that the unit is effectively capturing PM as intended. Without validating the effectiveness of the HEPA filter, the end user may neglect preventative maintenance</w:t>
      </w:r>
      <w:r w:rsidR="00343718">
        <w:rPr>
          <w:rFonts w:cs="Times New Roman"/>
        </w:rPr>
        <w:t>, repair,</w:t>
      </w:r>
      <w:r w:rsidRPr="00473059">
        <w:rPr>
          <w:rFonts w:cs="Times New Roman"/>
        </w:rPr>
        <w:t xml:space="preserve"> or inappropriately use the engineering control</w:t>
      </w:r>
      <w:r w:rsidR="00343718">
        <w:rPr>
          <w:rFonts w:cs="Times New Roman"/>
        </w:rPr>
        <w:t xml:space="preserve">. </w:t>
      </w:r>
    </w:p>
    <w:p w14:paraId="5B8E359F" w14:textId="77777777" w:rsidR="00F75D06" w:rsidRDefault="00543077" w:rsidP="003639A4">
      <w:r w:rsidRPr="005C0A1D">
        <w:t xml:space="preserve">Adding to the practical aspect of the research is that the units under study were measured in the field, absent of the controlled environment of a laboratory setting. As such, the sample population was subject to the physical conditions typically imposed on </w:t>
      </w:r>
      <w:r>
        <w:t>PHEAF</w:t>
      </w:r>
      <w:r w:rsidRPr="005C0A1D">
        <w:t xml:space="preserve"> units. </w:t>
      </w:r>
      <w:r>
        <w:t>By measuring the capture effectiveness of a PHEAF unit over time, data will be analyzed to compare field performance with its theoretical design. Environmental and operational factors will be modeled to determine their effects on capture effectiveness.</w:t>
      </w:r>
    </w:p>
    <w:p w14:paraId="79AC0B72" w14:textId="77777777" w:rsidR="00186B60" w:rsidRDefault="00186B60" w:rsidP="00186B60">
      <w:r>
        <w:rPr>
          <w:rFonts w:cs="Times New Roman"/>
        </w:rPr>
        <w:t xml:space="preserve">For this study, a sample of </w:t>
      </w:r>
      <w:r w:rsidR="00543077" w:rsidRPr="009B2108">
        <w:rPr>
          <w:rFonts w:cs="Times New Roman"/>
        </w:rPr>
        <w:t>PHEAF device</w:t>
      </w:r>
      <w:r>
        <w:rPr>
          <w:rFonts w:cs="Times New Roman"/>
        </w:rPr>
        <w:t>s</w:t>
      </w:r>
      <w:r w:rsidR="00543077" w:rsidRPr="009B2108">
        <w:rPr>
          <w:rFonts w:cs="Times New Roman"/>
        </w:rPr>
        <w:t xml:space="preserve"> will be analyzed for effectiv</w:t>
      </w:r>
      <w:r w:rsidR="00543077">
        <w:rPr>
          <w:rFonts w:cs="Times New Roman"/>
        </w:rPr>
        <w:t>eness</w:t>
      </w:r>
      <w:r w:rsidR="00543077" w:rsidRPr="009B2108">
        <w:rPr>
          <w:rFonts w:cs="Times New Roman"/>
        </w:rPr>
        <w:t xml:space="preserve"> to capture at least 99.97% of airborne particles </w:t>
      </w:r>
      <w:r w:rsidR="00543077">
        <w:rPr>
          <w:rFonts w:cs="Times New Roman"/>
        </w:rPr>
        <w:t xml:space="preserve">at </w:t>
      </w:r>
      <w:r w:rsidR="00543077" w:rsidRPr="009B2108">
        <w:rPr>
          <w:rFonts w:cs="Times New Roman"/>
        </w:rPr>
        <w:t>0.3 μm in diameter.  Capture effectiveness is a function of the PHEAF system (filter condition, filter alignment), which is affected by airflow velocity, ambient temperature, and relative humidity. Each of these variables can influence the measured result. For example</w:t>
      </w:r>
      <w:r w:rsidR="00543077">
        <w:rPr>
          <w:rFonts w:cs="Times New Roman"/>
        </w:rPr>
        <w:t>,</w:t>
      </w:r>
      <w:r w:rsidR="00543077" w:rsidRPr="009B2108">
        <w:rPr>
          <w:rFonts w:cs="Times New Roman"/>
        </w:rPr>
        <w:t xml:space="preserve"> elevated air flow velocity can increase particle penetration. Incorrect measurement of air flow velocity can bias the accuracy of the measurement. Although measurement error can be minimized through training of the test administ</w:t>
      </w:r>
      <w:r w:rsidR="00543077">
        <w:rPr>
          <w:rFonts w:cs="Times New Roman"/>
        </w:rPr>
        <w:t>rator</w:t>
      </w:r>
      <w:r w:rsidR="00543077" w:rsidRPr="009B2108">
        <w:rPr>
          <w:rFonts w:cs="Times New Roman"/>
        </w:rPr>
        <w:t>; use of the same measurement instrument; and adherence to a written test protocol, literature indicates residual error is inherent to the test method. For th</w:t>
      </w:r>
      <w:r w:rsidR="00543077">
        <w:rPr>
          <w:rFonts w:cs="Times New Roman"/>
        </w:rPr>
        <w:t>e</w:t>
      </w:r>
      <w:r w:rsidR="00543077" w:rsidRPr="009B2108">
        <w:rPr>
          <w:rFonts w:cs="Times New Roman"/>
        </w:rPr>
        <w:t>s</w:t>
      </w:r>
      <w:r w:rsidR="00543077">
        <w:rPr>
          <w:rFonts w:cs="Times New Roman"/>
        </w:rPr>
        <w:t>e</w:t>
      </w:r>
      <w:r w:rsidR="00543077" w:rsidRPr="009B2108">
        <w:rPr>
          <w:rFonts w:cs="Times New Roman"/>
        </w:rPr>
        <w:t xml:space="preserve"> reason</w:t>
      </w:r>
      <w:r w:rsidR="00543077">
        <w:rPr>
          <w:rFonts w:cs="Times New Roman"/>
        </w:rPr>
        <w:t>s</w:t>
      </w:r>
      <w:r w:rsidR="00543077" w:rsidRPr="009B2108">
        <w:rPr>
          <w:rFonts w:cs="Times New Roman"/>
        </w:rPr>
        <w:t xml:space="preserve"> the test method will be evaluated for interferences from airflow velocity, temperature, and relative humidity. </w:t>
      </w:r>
      <w:r w:rsidRPr="005C0A1D">
        <w:t xml:space="preserve">Adding to the practical aspect of the research is that the units under study were measured in the field, absent of the controlled environment of a laboratory setting. As such, the sample population was subject to the physical conditions typically imposed on </w:t>
      </w:r>
      <w:r>
        <w:t>PHEAF</w:t>
      </w:r>
      <w:r w:rsidRPr="005C0A1D">
        <w:t xml:space="preserve"> units. </w:t>
      </w:r>
    </w:p>
    <w:p w14:paraId="584009D3" w14:textId="77777777" w:rsidR="004A3819" w:rsidRPr="00797325" w:rsidRDefault="00956796" w:rsidP="00C23A62">
      <w:pPr>
        <w:ind w:left="1620" w:hanging="1620"/>
        <w:rPr>
          <w:rFonts w:cs="Times New Roman"/>
          <w:b/>
        </w:rPr>
      </w:pPr>
      <w:r w:rsidRPr="00797325">
        <w:rPr>
          <w:rFonts w:cs="Times New Roman"/>
          <w:b/>
        </w:rPr>
        <w:t>METHODS</w:t>
      </w:r>
    </w:p>
    <w:p w14:paraId="2BC5D5C5" w14:textId="77777777" w:rsidR="00C07240" w:rsidRPr="00797325" w:rsidRDefault="00C07240" w:rsidP="00797325">
      <w:pPr>
        <w:ind w:firstLine="0"/>
        <w:rPr>
          <w:b/>
        </w:rPr>
      </w:pPr>
      <w:r w:rsidRPr="00797325">
        <w:rPr>
          <w:b/>
        </w:rPr>
        <w:t>Portable high efficiency air filtration units</w:t>
      </w:r>
    </w:p>
    <w:p w14:paraId="5FA6B28B" w14:textId="77777777" w:rsidR="00C07240" w:rsidRDefault="00E32718" w:rsidP="00596B59">
      <w:r>
        <w:rPr>
          <w:rFonts w:cs="Times New Roman"/>
        </w:rPr>
        <w:t>A sample</w:t>
      </w:r>
      <w:r w:rsidR="00343718">
        <w:rPr>
          <w:rFonts w:cs="Times New Roman"/>
        </w:rPr>
        <w:t xml:space="preserve"> population</w:t>
      </w:r>
      <w:r>
        <w:rPr>
          <w:rFonts w:cs="Times New Roman"/>
        </w:rPr>
        <w:t xml:space="preserve"> of </w:t>
      </w:r>
      <w:r w:rsidRPr="009B2108">
        <w:rPr>
          <w:rFonts w:cs="Times New Roman"/>
        </w:rPr>
        <w:t>PHEAF device</w:t>
      </w:r>
      <w:r>
        <w:rPr>
          <w:rFonts w:cs="Times New Roman"/>
        </w:rPr>
        <w:t xml:space="preserve">s were </w:t>
      </w:r>
      <w:r w:rsidRPr="009B2108">
        <w:rPr>
          <w:rFonts w:cs="Times New Roman"/>
        </w:rPr>
        <w:t>analyzed for effectiv</w:t>
      </w:r>
      <w:r>
        <w:rPr>
          <w:rFonts w:cs="Times New Roman"/>
        </w:rPr>
        <w:t>eness</w:t>
      </w:r>
      <w:r w:rsidRPr="009B2108">
        <w:rPr>
          <w:rFonts w:cs="Times New Roman"/>
        </w:rPr>
        <w:t xml:space="preserve"> to capture at least 99.97% of airborne particles </w:t>
      </w:r>
      <w:r>
        <w:rPr>
          <w:rFonts w:cs="Times New Roman"/>
        </w:rPr>
        <w:t xml:space="preserve">at </w:t>
      </w:r>
      <w:r w:rsidRPr="009B2108">
        <w:rPr>
          <w:rFonts w:cs="Times New Roman"/>
        </w:rPr>
        <w:t xml:space="preserve">0.3 μm in diameter. </w:t>
      </w:r>
      <w:r>
        <w:rPr>
          <w:rFonts w:cs="Times New Roman"/>
        </w:rPr>
        <w:t xml:space="preserve">The </w:t>
      </w:r>
      <w:r w:rsidR="00E200E5">
        <w:rPr>
          <w:rFonts w:cs="Times New Roman"/>
        </w:rPr>
        <w:t xml:space="preserve">PHEAF </w:t>
      </w:r>
      <w:r>
        <w:rPr>
          <w:rFonts w:cs="Times New Roman"/>
        </w:rPr>
        <w:t xml:space="preserve">units </w:t>
      </w:r>
      <w:r w:rsidR="00E200E5">
        <w:rPr>
          <w:rFonts w:cs="Times New Roman"/>
        </w:rPr>
        <w:t xml:space="preserve">under study </w:t>
      </w:r>
      <w:r>
        <w:rPr>
          <w:rFonts w:cs="Times New Roman"/>
        </w:rPr>
        <w:t xml:space="preserve">were </w:t>
      </w:r>
      <w:r w:rsidR="00D02C11">
        <w:t>employed</w:t>
      </w:r>
      <w:r w:rsidR="00D02C11" w:rsidRPr="00764B1E">
        <w:t xml:space="preserve"> to control PM during </w:t>
      </w:r>
      <w:r w:rsidR="00474FC2">
        <w:t xml:space="preserve">interior </w:t>
      </w:r>
      <w:r w:rsidR="00D02C11" w:rsidRPr="00764B1E">
        <w:t>renovatio</w:t>
      </w:r>
      <w:r w:rsidR="00D02C11">
        <w:t>n of a building.</w:t>
      </w:r>
      <w:r w:rsidR="00D02C11" w:rsidRPr="00764B1E">
        <w:t xml:space="preserve"> The scope of work entailed demolition and replacement of </w:t>
      </w:r>
      <w:r w:rsidR="00D02C11" w:rsidRPr="008B4EEF">
        <w:rPr>
          <w:color w:val="000000" w:themeColor="text1"/>
        </w:rPr>
        <w:t xml:space="preserve">typical building materials (concrete, gypsum wallboard, vinyl tile). The PHEAF units were staggered throughout twelve building levels with the number of units per floor determined by project need. </w:t>
      </w:r>
      <w:del w:id="0" w:author="Abhijit Dasgupta" w:date="2016-07-10T19:07:00Z">
        <w:r w:rsidR="00D02C11" w:rsidRPr="008B4EEF" w:rsidDel="00115AE3">
          <w:rPr>
            <w:color w:val="000000" w:themeColor="text1"/>
          </w:rPr>
          <w:delText>Selected for study were</w:delText>
        </w:r>
      </w:del>
      <w:ins w:id="1" w:author="Abhijit Dasgupta" w:date="2016-07-10T19:07:00Z">
        <w:r w:rsidR="00115AE3">
          <w:rPr>
            <w:color w:val="000000" w:themeColor="text1"/>
          </w:rPr>
          <w:t>We selected</w:t>
        </w:r>
      </w:ins>
      <w:r w:rsidR="00D02C11" w:rsidRPr="008B4EEF">
        <w:rPr>
          <w:color w:val="000000" w:themeColor="text1"/>
        </w:rPr>
        <w:t xml:space="preserve"> PHEAF devices of the style common to the asbestos abatement </w:t>
      </w:r>
      <w:r w:rsidR="00695CC9" w:rsidRPr="008B4EEF">
        <w:rPr>
          <w:color w:val="000000" w:themeColor="text1"/>
        </w:rPr>
        <w:t xml:space="preserve">and similar </w:t>
      </w:r>
      <w:r w:rsidR="00D02C11" w:rsidRPr="008B4EEF">
        <w:rPr>
          <w:color w:val="000000" w:themeColor="text1"/>
        </w:rPr>
        <w:t>industr</w:t>
      </w:r>
      <w:r w:rsidR="00695CC9" w:rsidRPr="008B4EEF">
        <w:rPr>
          <w:color w:val="000000" w:themeColor="text1"/>
        </w:rPr>
        <w:t>ies</w:t>
      </w:r>
      <w:r w:rsidR="00D02C11" w:rsidRPr="008B4EEF">
        <w:rPr>
          <w:color w:val="000000" w:themeColor="text1"/>
        </w:rPr>
        <w:t xml:space="preserve">. The </w:t>
      </w:r>
      <w:r w:rsidR="003D49F7" w:rsidRPr="008B4EEF">
        <w:rPr>
          <w:color w:val="000000" w:themeColor="text1"/>
        </w:rPr>
        <w:t xml:space="preserve">PHEAF units </w:t>
      </w:r>
      <w:r w:rsidR="008B4EEF" w:rsidRPr="008B4EEF">
        <w:rPr>
          <w:color w:val="000000" w:themeColor="text1"/>
        </w:rPr>
        <w:t xml:space="preserve">were </w:t>
      </w:r>
      <w:r w:rsidR="003D49F7" w:rsidRPr="008B4EEF">
        <w:rPr>
          <w:color w:val="000000" w:themeColor="text1"/>
        </w:rPr>
        <w:t>of similar sizes</w:t>
      </w:r>
      <w:r w:rsidR="00596B59" w:rsidRPr="008B4EEF">
        <w:rPr>
          <w:color w:val="000000" w:themeColor="text1"/>
        </w:rPr>
        <w:t>, although representative of different manufacturers</w:t>
      </w:r>
      <w:r w:rsidR="00D02C11" w:rsidRPr="008B4EEF">
        <w:rPr>
          <w:color w:val="000000" w:themeColor="text1"/>
        </w:rPr>
        <w:t xml:space="preserve">. </w:t>
      </w:r>
      <w:r w:rsidR="003D49F7" w:rsidRPr="008B4EEF">
        <w:rPr>
          <w:color w:val="000000" w:themeColor="text1"/>
        </w:rPr>
        <w:t>Most</w:t>
      </w:r>
      <w:r w:rsidR="00D02C11" w:rsidRPr="008B4EEF">
        <w:rPr>
          <w:color w:val="000000" w:themeColor="text1"/>
        </w:rPr>
        <w:t xml:space="preserve"> units were of metal construction with a </w:t>
      </w:r>
      <w:r w:rsidR="003D49F7" w:rsidRPr="008B4EEF">
        <w:rPr>
          <w:color w:val="000000" w:themeColor="text1"/>
        </w:rPr>
        <w:t xml:space="preserve">2’ x 2’ </w:t>
      </w:r>
      <w:r w:rsidR="00D02C11" w:rsidRPr="008B4EEF">
        <w:rPr>
          <w:color w:val="000000" w:themeColor="text1"/>
        </w:rPr>
        <w:t xml:space="preserve">cabinet that housed a </w:t>
      </w:r>
      <w:r w:rsidR="00474FC2" w:rsidRPr="008B4EEF">
        <w:rPr>
          <w:color w:val="000000" w:themeColor="text1"/>
        </w:rPr>
        <w:t xml:space="preserve">HEPA filter and </w:t>
      </w:r>
      <w:r w:rsidR="00D02C11" w:rsidRPr="008B4EEF">
        <w:rPr>
          <w:color w:val="000000" w:themeColor="text1"/>
        </w:rPr>
        <w:t xml:space="preserve">squirrel cage type blower </w:t>
      </w:r>
      <w:r w:rsidR="00474FC2" w:rsidRPr="008B4EEF">
        <w:rPr>
          <w:color w:val="000000" w:themeColor="text1"/>
        </w:rPr>
        <w:t xml:space="preserve">rated </w:t>
      </w:r>
      <w:r w:rsidR="00596B59">
        <w:t xml:space="preserve">from </w:t>
      </w:r>
      <w:commentRangeStart w:id="2"/>
      <w:r w:rsidR="00596B59">
        <w:t xml:space="preserve">600 </w:t>
      </w:r>
      <w:commentRangeEnd w:id="2"/>
      <w:r w:rsidR="00E200E5">
        <w:rPr>
          <w:rStyle w:val="CommentReference"/>
        </w:rPr>
        <w:commentReference w:id="2"/>
      </w:r>
      <w:r w:rsidR="00596B59">
        <w:t xml:space="preserve">cfm to 2,000 cfm. </w:t>
      </w:r>
      <w:r w:rsidR="00C07240" w:rsidRPr="00764B1E">
        <w:t xml:space="preserve">The </w:t>
      </w:r>
      <w:r w:rsidR="00C07240">
        <w:t xml:space="preserve">construction contractor </w:t>
      </w:r>
      <w:r w:rsidR="00C07240" w:rsidRPr="00764B1E">
        <w:t xml:space="preserve">was responsible for maintenance and servicing of the </w:t>
      </w:r>
      <w:r w:rsidR="00C07240">
        <w:t>PHEAF units</w:t>
      </w:r>
      <w:r w:rsidR="00C07240" w:rsidRPr="00764B1E">
        <w:t xml:space="preserve">. Several times per month, a trained technician inspected the operating condition and if necessary replaced the pre-filter based on visual appearance. </w:t>
      </w:r>
    </w:p>
    <w:p w14:paraId="191C5F62" w14:textId="77777777" w:rsidR="00596B59" w:rsidRPr="005019CB" w:rsidRDefault="00596B59" w:rsidP="00596B59">
      <w:pPr>
        <w:rPr>
          <w:color w:val="FF0000"/>
        </w:rPr>
      </w:pPr>
      <w:r>
        <w:t>F</w:t>
      </w:r>
      <w:r w:rsidRPr="00764B1E">
        <w:t xml:space="preserve">or purposes of comparing efficiencies by equipment </w:t>
      </w:r>
      <w:r>
        <w:t>design</w:t>
      </w:r>
      <w:r w:rsidRPr="00764B1E">
        <w:t xml:space="preserve">, </w:t>
      </w:r>
      <w:r w:rsidR="00343718">
        <w:t xml:space="preserve">two </w:t>
      </w:r>
      <w:r w:rsidR="008B4EEF">
        <w:t>control units</w:t>
      </w:r>
      <w:r w:rsidRPr="00764B1E">
        <w:t xml:space="preserve"> constructed of high-density, polyethylene cabinet and a motorized impeller were included in </w:t>
      </w:r>
      <w:r w:rsidR="008B4EEF">
        <w:t xml:space="preserve">the study. One control unit </w:t>
      </w:r>
      <w:r w:rsidRPr="00764B1E">
        <w:t xml:space="preserve">has variable speed motor with an airflow of 300 cfm to 900 cfm, caster </w:t>
      </w:r>
      <w:r w:rsidRPr="00764B1E">
        <w:lastRenderedPageBreak/>
        <w:t xml:space="preserve">wheels, coarse particulate pre-filter, and pleated particulate filter inserted in front of the HEPA filter. The </w:t>
      </w:r>
      <w:r w:rsidR="008B4EEF">
        <w:t xml:space="preserve">other control unit </w:t>
      </w:r>
      <w:r w:rsidRPr="00764B1E">
        <w:t xml:space="preserve">has a variable airflow </w:t>
      </w:r>
      <w:r>
        <w:t xml:space="preserve">up to 500 </w:t>
      </w:r>
      <w:r w:rsidRPr="00764B1E">
        <w:t xml:space="preserve">cfm and is fitted with a coarse particulate pre-filter </w:t>
      </w:r>
      <w:r>
        <w:t xml:space="preserve">in </w:t>
      </w:r>
      <w:r w:rsidRPr="00764B1E">
        <w:t>front of the HEPA filter.</w:t>
      </w:r>
      <w:r w:rsidR="005019CB">
        <w:t xml:space="preserve"> </w:t>
      </w:r>
      <w:r w:rsidR="003246E9">
        <w:t>The control units have a documented history of performing at or near HEPA effectiveness.</w:t>
      </w:r>
    </w:p>
    <w:p w14:paraId="7083E0C1" w14:textId="77777777" w:rsidR="00A3582C" w:rsidRDefault="00940349" w:rsidP="00A3582C">
      <w:r>
        <w:t>For testing, e</w:t>
      </w:r>
      <w:r w:rsidR="00A3582C">
        <w:t xml:space="preserve">ach </w:t>
      </w:r>
      <w:r w:rsidR="00A3582C" w:rsidRPr="00764B1E">
        <w:t>unit was operated at its highest airflow rate</w:t>
      </w:r>
      <w:r>
        <w:t xml:space="preserve">. If the unit was not </w:t>
      </w:r>
      <w:r w:rsidR="00914002">
        <w:t xml:space="preserve">operating </w:t>
      </w:r>
      <w:r w:rsidR="00914002" w:rsidRPr="00764B1E">
        <w:t>upon</w:t>
      </w:r>
      <w:r>
        <w:t xml:space="preserve"> arrival the industri</w:t>
      </w:r>
      <w:r w:rsidR="0031025B">
        <w:t xml:space="preserve">al hygienist would toggle </w:t>
      </w:r>
      <w:r w:rsidR="00474FC2">
        <w:t xml:space="preserve">the switch </w:t>
      </w:r>
      <w:r w:rsidR="0031025B">
        <w:t xml:space="preserve">to the highest airflow and turn the unit on and wait </w:t>
      </w:r>
      <w:r w:rsidR="00A3582C" w:rsidRPr="00764B1E">
        <w:t>for at least one minute to warm-up</w:t>
      </w:r>
      <w:r w:rsidR="0031025B">
        <w:t xml:space="preserve"> before further evaluation</w:t>
      </w:r>
      <w:r w:rsidR="00A3582C" w:rsidRPr="00764B1E">
        <w:t>. Next</w:t>
      </w:r>
      <w:r>
        <w:t>,</w:t>
      </w:r>
      <w:r w:rsidR="00A3582C" w:rsidRPr="00764B1E">
        <w:t xml:space="preserve"> a visual inspection of the PHEAF device was performed to identify the unit’s condition (e.g. prefilters are missing, damage to the cabinet, odors). Observed deficiencies were noted on the field record</w:t>
      </w:r>
      <w:r w:rsidR="00A3582C">
        <w:t>.</w:t>
      </w:r>
      <w:r w:rsidR="00A3582C" w:rsidRPr="00764B1E">
        <w:t xml:space="preserve"> </w:t>
      </w:r>
      <w:r>
        <w:t xml:space="preserve">Prior to conducting airflow measurements the pre-filter and second </w:t>
      </w:r>
      <w:r w:rsidRPr="00940349">
        <w:t>stage ring panel filter</w:t>
      </w:r>
      <w:r>
        <w:t xml:space="preserve"> were removed from the PHEAF device.</w:t>
      </w:r>
    </w:p>
    <w:p w14:paraId="0E52481F" w14:textId="67E78F2C" w:rsidR="00914002" w:rsidRDefault="00914002" w:rsidP="00115AE3">
      <w:r w:rsidRPr="00764B1E">
        <w:t xml:space="preserve">Field data was recorded on forms unique to </w:t>
      </w:r>
      <w:r w:rsidR="00D84A17">
        <w:t xml:space="preserve">the </w:t>
      </w:r>
      <w:r w:rsidRPr="00764B1E">
        <w:t>measurement instrument</w:t>
      </w:r>
      <w:r w:rsidR="000B1F7C">
        <w:t xml:space="preserve"> </w:t>
      </w:r>
      <w:r w:rsidR="000B1F7C" w:rsidRPr="008B4EEF">
        <w:rPr>
          <w:color w:val="000000" w:themeColor="text1"/>
        </w:rPr>
        <w:t xml:space="preserve">and </w:t>
      </w:r>
      <w:r w:rsidR="008B4EEF" w:rsidRPr="008B4EEF">
        <w:rPr>
          <w:color w:val="000000" w:themeColor="text1"/>
        </w:rPr>
        <w:t xml:space="preserve">test </w:t>
      </w:r>
      <w:r w:rsidR="000B1F7C" w:rsidRPr="008B4EEF">
        <w:rPr>
          <w:color w:val="000000" w:themeColor="text1"/>
        </w:rPr>
        <w:t>procedure</w:t>
      </w:r>
      <w:r w:rsidRPr="008B4EEF">
        <w:rPr>
          <w:color w:val="000000" w:themeColor="text1"/>
        </w:rPr>
        <w:t xml:space="preserve">. </w:t>
      </w:r>
      <w:r w:rsidR="000B1F7C" w:rsidRPr="008B4EEF">
        <w:rPr>
          <w:color w:val="000000" w:themeColor="text1"/>
        </w:rPr>
        <w:t xml:space="preserve">Field data included </w:t>
      </w:r>
      <w:r w:rsidRPr="00764B1E">
        <w:t xml:space="preserve">location and operating condition of the PHEAF device (e.g. floor number), test administrator, and the unit identification number were also recorded. Field measurements were manually inputted into a customized </w:t>
      </w:r>
      <w:r w:rsidR="000B1F7C">
        <w:t xml:space="preserve">FileMaker Pro </w:t>
      </w:r>
      <w:r w:rsidRPr="00764B1E">
        <w:t xml:space="preserve">database </w:t>
      </w:r>
      <w:r w:rsidRPr="000B1F7C">
        <w:rPr>
          <w:strike/>
        </w:rPr>
        <w:t>(</w:t>
      </w:r>
      <w:r w:rsidRPr="008B4EEF">
        <w:t>FileMaker Pro Version 1</w:t>
      </w:r>
      <w:r w:rsidR="008B4EEF">
        <w:t>2</w:t>
      </w:r>
      <w:r w:rsidRPr="008B4EEF">
        <w:t>, FileMaker, Inc, 201</w:t>
      </w:r>
      <w:r w:rsidR="008B4EEF">
        <w:t>2</w:t>
      </w:r>
      <w:r w:rsidRPr="008B4EEF">
        <w:t>)</w:t>
      </w:r>
      <w:r w:rsidRPr="00764B1E">
        <w:t xml:space="preserve"> for data management. </w:t>
      </w:r>
      <w:r w:rsidR="000B1F7C" w:rsidRPr="008B4EEF">
        <w:rPr>
          <w:color w:val="000000" w:themeColor="text1"/>
        </w:rPr>
        <w:t>Specific sets of data were extracted from this database for analysis.</w:t>
      </w:r>
      <w:r w:rsidR="000B1F7C">
        <w:t xml:space="preserve"> </w:t>
      </w:r>
      <w:r w:rsidRPr="00764B1E">
        <w:t xml:space="preserve">Statistical analysis of the data </w:t>
      </w:r>
      <w:r w:rsidR="00474FC2">
        <w:t>was</w:t>
      </w:r>
      <w:r w:rsidRPr="00764B1E">
        <w:t xml:space="preserve"> performed in STATA Statistical Software (Stata Statistical Software: Release 13, StataCorp. 2013)</w:t>
      </w:r>
      <w:ins w:id="3" w:author="Abhijit Dasgupta" w:date="2016-07-10T19:08:00Z">
        <w:r w:rsidR="00115AE3">
          <w:t xml:space="preserve"> and R</w:t>
        </w:r>
      </w:ins>
      <w:ins w:id="4" w:author="Abhijit Dasgupta" w:date="2016-07-10T19:10:00Z">
        <w:r w:rsidR="00904FF7">
          <w:t xml:space="preserve"> version 3.2.4</w:t>
        </w:r>
      </w:ins>
      <w:ins w:id="5" w:author="Abhijit Dasgupta" w:date="2016-07-10T19:08:00Z">
        <w:r w:rsidR="00115AE3">
          <w:t xml:space="preserve"> (</w:t>
        </w:r>
      </w:ins>
      <w:ins w:id="6" w:author="Abhijit Dasgupta" w:date="2016-07-10T19:09:00Z">
        <w:r w:rsidR="00115AE3">
          <w:t xml:space="preserve"> R: A language and environment for statistical computing. </w:t>
        </w:r>
      </w:ins>
      <w:ins w:id="7" w:author="Abhijit Dasgupta" w:date="2016-07-10T19:10:00Z">
        <w:r w:rsidR="00904FF7">
          <w:t xml:space="preserve">R Core Team, 2016. </w:t>
        </w:r>
      </w:ins>
      <w:ins w:id="8" w:author="Abhijit Dasgupta" w:date="2016-07-10T19:09:00Z">
        <w:r w:rsidR="00115AE3">
          <w:t>R Foundation for Statistical Computing, Vienna, Austria. URL https://www.R-project.org/)</w:t>
        </w:r>
      </w:ins>
      <w:r w:rsidRPr="00764B1E">
        <w:t xml:space="preserve">. </w:t>
      </w:r>
    </w:p>
    <w:p w14:paraId="05A5986B" w14:textId="77777777" w:rsidR="004B34DD" w:rsidRPr="00A732BB" w:rsidRDefault="008B2AEB" w:rsidP="004B34DD">
      <w:pPr>
        <w:ind w:firstLine="0"/>
        <w:rPr>
          <w:b/>
        </w:rPr>
      </w:pPr>
      <w:r>
        <w:rPr>
          <w:b/>
        </w:rPr>
        <w:t>Airflow</w:t>
      </w:r>
      <w:r w:rsidRPr="00A732BB">
        <w:rPr>
          <w:b/>
        </w:rPr>
        <w:t xml:space="preserve"> </w:t>
      </w:r>
      <w:r>
        <w:rPr>
          <w:b/>
        </w:rPr>
        <w:t xml:space="preserve">and </w:t>
      </w:r>
      <w:r w:rsidR="002552EB" w:rsidRPr="00A732BB">
        <w:rPr>
          <w:b/>
        </w:rPr>
        <w:t>Ambient Coditions</w:t>
      </w:r>
      <w:r>
        <w:rPr>
          <w:b/>
        </w:rPr>
        <w:t xml:space="preserve"> </w:t>
      </w:r>
    </w:p>
    <w:p w14:paraId="3CD4FB77" w14:textId="77777777" w:rsidR="00A732BB" w:rsidRDefault="004B34DD" w:rsidP="00596B59">
      <w:r w:rsidRPr="00764B1E">
        <w:t xml:space="preserve"> </w:t>
      </w:r>
      <w:r w:rsidR="00A732BB">
        <w:t>A</w:t>
      </w:r>
      <w:r w:rsidR="00A732BB" w:rsidRPr="00A732BB">
        <w:t>ir flow was measured by hot wire anemometer</w:t>
      </w:r>
      <w:r w:rsidR="00A732BB">
        <w:t xml:space="preserve"> (</w:t>
      </w:r>
      <w:r w:rsidR="00A732BB" w:rsidRPr="00764B1E">
        <w:t>TSI VelociCalc 9545-A</w:t>
      </w:r>
      <w:r w:rsidR="00A732BB">
        <w:t>)</w:t>
      </w:r>
      <w:r w:rsidR="00A732BB" w:rsidRPr="00A732BB">
        <w:t xml:space="preserve">, balometer </w:t>
      </w:r>
      <w:r w:rsidR="00A732BB">
        <w:t xml:space="preserve">capture hood </w:t>
      </w:r>
      <w:r w:rsidR="00A732BB" w:rsidRPr="00764B1E">
        <w:t>(Alnor EBT731, TSI, Incorporated</w:t>
      </w:r>
      <w:r w:rsidR="00A732BB">
        <w:t xml:space="preserve">), </w:t>
      </w:r>
      <w:r w:rsidR="00A732BB" w:rsidRPr="00A732BB">
        <w:t>and filter pressure differential</w:t>
      </w:r>
      <w:del w:id="9" w:author="Abhijit Dasgupta" w:date="2016-07-10T19:10:00Z">
        <w:r w:rsidR="005615A1" w:rsidDel="00904FF7">
          <w:delText xml:space="preserve"> </w:delText>
        </w:r>
      </w:del>
      <w:r w:rsidR="00A732BB" w:rsidRPr="00A732BB">
        <w:t xml:space="preserve">. </w:t>
      </w:r>
      <w:r w:rsidR="00A732BB">
        <w:t xml:space="preserve">The TSI VelociCalc measures </w:t>
      </w:r>
      <w:r w:rsidR="001963ED">
        <w:t xml:space="preserve">air velocity </w:t>
      </w:r>
      <w:r w:rsidR="001963ED" w:rsidRPr="001963ED">
        <w:t xml:space="preserve">from 0 to </w:t>
      </w:r>
      <w:r w:rsidR="001963ED">
        <w:t>6,000 feet per second</w:t>
      </w:r>
      <w:r w:rsidR="008B2AEB">
        <w:t xml:space="preserve"> with an accuracy of </w:t>
      </w:r>
      <w:r w:rsidR="008B2AEB">
        <w:rPr>
          <w:rFonts w:cs="Times New Roman"/>
        </w:rPr>
        <w:t>±</w:t>
      </w:r>
      <w:r w:rsidR="008B2AEB">
        <w:t>3%</w:t>
      </w:r>
      <w:r w:rsidR="001963ED" w:rsidRPr="001963ED">
        <w:t>.</w:t>
      </w:r>
      <w:r w:rsidR="001963ED">
        <w:t xml:space="preserve"> </w:t>
      </w:r>
      <w:r w:rsidR="00315C52">
        <w:t>The balometer capture hood is designed to measure airflow volume ranging from 25 cfm to 2,500 cfm</w:t>
      </w:r>
      <w:r w:rsidR="008B2AEB">
        <w:t xml:space="preserve"> (±3% of reading)</w:t>
      </w:r>
      <w:r w:rsidR="00315C52">
        <w:t xml:space="preserve">. </w:t>
      </w:r>
    </w:p>
    <w:p w14:paraId="51BFDFB8" w14:textId="77777777" w:rsidR="004B34DD" w:rsidRDefault="00ED0935" w:rsidP="00596B59">
      <w:r>
        <w:t>Using the h</w:t>
      </w:r>
      <w:r w:rsidR="004B34DD">
        <w:t>otwire anemometer</w:t>
      </w:r>
      <w:r>
        <w:t xml:space="preserve"> i</w:t>
      </w:r>
      <w:r w:rsidR="00A808C2">
        <w:t xml:space="preserve">ntake airflow was measured </w:t>
      </w:r>
      <w:r>
        <w:t xml:space="preserve">approximately 1 inch from the PHEAF’s face guard. Intake measurements were taken across </w:t>
      </w:r>
      <w:r w:rsidR="008273E4">
        <w:t xml:space="preserve">9 equal </w:t>
      </w:r>
      <w:r w:rsidR="001963ED">
        <w:t xml:space="preserve">size </w:t>
      </w:r>
      <w:r w:rsidR="008273E4">
        <w:t>sectors of th</w:t>
      </w:r>
      <w:r w:rsidR="00A808C2">
        <w:t xml:space="preserve">e filter face. </w:t>
      </w:r>
      <w:r w:rsidR="004B34DD" w:rsidRPr="00764B1E">
        <w:t xml:space="preserve">The </w:t>
      </w:r>
      <w:r w:rsidR="00BB7155">
        <w:t xml:space="preserve">PHEAF device’s </w:t>
      </w:r>
      <w:r>
        <w:t xml:space="preserve">intake </w:t>
      </w:r>
      <w:r w:rsidR="008273E4">
        <w:t xml:space="preserve">airflow volume was calculated by averaging the </w:t>
      </w:r>
      <w:r w:rsidR="004B34DD" w:rsidRPr="00764B1E">
        <w:t xml:space="preserve">nine </w:t>
      </w:r>
      <w:r w:rsidR="008273E4">
        <w:t xml:space="preserve">sector </w:t>
      </w:r>
      <w:r w:rsidR="004B34DD" w:rsidRPr="00764B1E">
        <w:t xml:space="preserve">measurements. Exhaust </w:t>
      </w:r>
      <w:r>
        <w:t xml:space="preserve">velocity </w:t>
      </w:r>
      <w:r w:rsidR="004B34DD" w:rsidRPr="00764B1E">
        <w:t xml:space="preserve">was measured </w:t>
      </w:r>
      <w:r>
        <w:t xml:space="preserve">by placing the </w:t>
      </w:r>
      <w:r w:rsidR="004B34DD" w:rsidRPr="00764B1E">
        <w:t xml:space="preserve">probe </w:t>
      </w:r>
      <w:r>
        <w:t>tip along the centerline of the exhaust plenum to approximate the mean.</w:t>
      </w:r>
      <w:r w:rsidR="004B34DD" w:rsidRPr="00764B1E">
        <w:t xml:space="preserve"> </w:t>
      </w:r>
      <w:r w:rsidR="00474FC2">
        <w:t>Measured velocity values were computed to v</w:t>
      </w:r>
      <w:r w:rsidRPr="00764B1E">
        <w:t>olum</w:t>
      </w:r>
      <w:r>
        <w:t xml:space="preserve">etric airflow </w:t>
      </w:r>
      <w:r w:rsidRPr="00764B1E">
        <w:t xml:space="preserve">by </w:t>
      </w:r>
      <w:r>
        <w:t xml:space="preserve">multiplying </w:t>
      </w:r>
      <w:r w:rsidRPr="00764B1E">
        <w:t>the</w:t>
      </w:r>
      <w:r>
        <w:t xml:space="preserve"> </w:t>
      </w:r>
      <w:r w:rsidRPr="00764B1E">
        <w:t xml:space="preserve">velocity </w:t>
      </w:r>
      <w:r>
        <w:t xml:space="preserve">measurement </w:t>
      </w:r>
      <w:r w:rsidRPr="00764B1E">
        <w:t>by the PHEAF intake</w:t>
      </w:r>
      <w:r>
        <w:t xml:space="preserve"> or exhaust area</w:t>
      </w:r>
      <w:r w:rsidR="00A732BB">
        <w:t xml:space="preserve">. </w:t>
      </w:r>
      <w:r w:rsidR="004B34DD" w:rsidRPr="00764B1E">
        <w:t xml:space="preserve">When determining volumetric airflow by the balometer technique, the capture hood was placed over the face of the </w:t>
      </w:r>
      <w:r w:rsidR="004B34DD">
        <w:t xml:space="preserve">PHEAF’s </w:t>
      </w:r>
      <w:r w:rsidR="004B34DD" w:rsidRPr="00764B1E">
        <w:t xml:space="preserve">intake </w:t>
      </w:r>
      <w:r w:rsidR="008B4EEF">
        <w:t>and e</w:t>
      </w:r>
      <w:r w:rsidR="004B34DD" w:rsidRPr="00764B1E">
        <w:t xml:space="preserve">xhaust. </w:t>
      </w:r>
      <w:r>
        <w:t xml:space="preserve">The device’s operating pressure differential was recorded if the PHEAF was </w:t>
      </w:r>
      <w:r w:rsidR="0031025B">
        <w:t xml:space="preserve">equipped with a magnehelic gauge or manometer. </w:t>
      </w:r>
      <w:r w:rsidR="00590D46">
        <w:t xml:space="preserve">Pressure differential was measured in inches water gauge (in. w.g.). </w:t>
      </w:r>
      <w:r w:rsidR="00940349">
        <w:t xml:space="preserve">Subsequent to </w:t>
      </w:r>
      <w:r>
        <w:t>recording</w:t>
      </w:r>
      <w:r w:rsidR="00940349">
        <w:t xml:space="preserve"> the airflow measurements, the pre-filter and </w:t>
      </w:r>
      <w:r w:rsidR="0031025B">
        <w:t xml:space="preserve">second stage ring panel filter were properly replaced into the PHEAF device. </w:t>
      </w:r>
    </w:p>
    <w:p w14:paraId="48F6675E" w14:textId="77777777" w:rsidR="00A732BB" w:rsidRDefault="00A732BB" w:rsidP="00596B59">
      <w:r>
        <w:t xml:space="preserve">Ambient temperature and relative humidity </w:t>
      </w:r>
      <w:r w:rsidRPr="00764B1E">
        <w:t xml:space="preserve">were measured using </w:t>
      </w:r>
      <w:r>
        <w:t>a</w:t>
      </w:r>
      <w:r w:rsidRPr="00764B1E">
        <w:t xml:space="preserve"> TSI VelociCalc 9545-A, (TSI, Incorporated).</w:t>
      </w:r>
      <w:r w:rsidRPr="002552EB">
        <w:t xml:space="preserve"> </w:t>
      </w:r>
      <w:r>
        <w:t xml:space="preserve">The device can </w:t>
      </w:r>
      <w:r w:rsidRPr="001963ED">
        <w:t>measure temperature from</w:t>
      </w:r>
      <w:r>
        <w:t xml:space="preserve"> 14</w:t>
      </w:r>
      <w:r w:rsidRPr="001963ED">
        <w:t>°</w:t>
      </w:r>
      <w:r>
        <w:t>F</w:t>
      </w:r>
      <w:r w:rsidRPr="001963ED">
        <w:t xml:space="preserve"> to </w:t>
      </w:r>
      <w:r>
        <w:t>140</w:t>
      </w:r>
      <w:r w:rsidRPr="001963ED">
        <w:t>°</w:t>
      </w:r>
      <w:r>
        <w:t xml:space="preserve">F, </w:t>
      </w:r>
      <w:r w:rsidRPr="001963ED">
        <w:t>relative humidity from 0</w:t>
      </w:r>
      <w:r w:rsidR="00074B9B">
        <w:t>%</w:t>
      </w:r>
      <w:r w:rsidRPr="001963ED">
        <w:t xml:space="preserve"> to 95</w:t>
      </w:r>
      <w:r w:rsidR="00074B9B">
        <w:t>%</w:t>
      </w:r>
      <w:r>
        <w:t xml:space="preserve">. </w:t>
      </w:r>
      <w:r w:rsidR="008B2AEB">
        <w:t xml:space="preserve">The accuracy of the temperature and relative humidity measurements are </w:t>
      </w:r>
      <w:r w:rsidR="008B2AEB">
        <w:rPr>
          <w:rFonts w:cs="Times New Roman"/>
        </w:rPr>
        <w:t>±</w:t>
      </w:r>
      <w:r w:rsidR="008B2AEB">
        <w:t xml:space="preserve">0.3C and </w:t>
      </w:r>
      <w:r w:rsidR="008B2AEB">
        <w:rPr>
          <w:rFonts w:cs="Times New Roman"/>
        </w:rPr>
        <w:t>±</w:t>
      </w:r>
      <w:r w:rsidR="008B2AEB">
        <w:t>3% relative humidity.</w:t>
      </w:r>
    </w:p>
    <w:p w14:paraId="2FE84C9A" w14:textId="77777777" w:rsidR="00C07240" w:rsidRPr="00A732BB" w:rsidRDefault="00C07240" w:rsidP="00C07240">
      <w:pPr>
        <w:ind w:firstLine="0"/>
        <w:rPr>
          <w:b/>
        </w:rPr>
      </w:pPr>
      <w:r w:rsidRPr="00A732BB">
        <w:rPr>
          <w:b/>
        </w:rPr>
        <w:lastRenderedPageBreak/>
        <w:t>Leak Test Using the Aerosol Photometer</w:t>
      </w:r>
    </w:p>
    <w:p w14:paraId="7DCF8669" w14:textId="77777777" w:rsidR="0068059F" w:rsidRDefault="0068059F" w:rsidP="00036107">
      <w:pPr>
        <w:rPr>
          <w:rFonts w:cs="Times New Roman"/>
        </w:rPr>
      </w:pPr>
      <w:r>
        <w:rPr>
          <w:rFonts w:eastAsia="Times New Roman"/>
        </w:rPr>
        <w:t xml:space="preserve">There are various </w:t>
      </w:r>
      <w:r w:rsidR="001D1507">
        <w:rPr>
          <w:rFonts w:eastAsia="Times New Roman"/>
        </w:rPr>
        <w:t xml:space="preserve">aerosol </w:t>
      </w:r>
      <w:r>
        <w:rPr>
          <w:rFonts w:eastAsia="Times New Roman"/>
        </w:rPr>
        <w:t xml:space="preserve">methods </w:t>
      </w:r>
      <w:r w:rsidR="001D1507">
        <w:rPr>
          <w:rFonts w:eastAsia="Times New Roman"/>
        </w:rPr>
        <w:t>for</w:t>
      </w:r>
      <w:r>
        <w:rPr>
          <w:rFonts w:eastAsia="Times New Roman"/>
        </w:rPr>
        <w:t xml:space="preserve"> measuring particle penetration of PHEAF </w:t>
      </w:r>
      <w:r w:rsidR="001D1507">
        <w:rPr>
          <w:rFonts w:eastAsia="Times New Roman"/>
        </w:rPr>
        <w:t>equipment</w:t>
      </w:r>
      <w:r>
        <w:rPr>
          <w:rFonts w:eastAsia="Times New Roman"/>
        </w:rPr>
        <w:t xml:space="preserve"> and the PHEAF device’s capture effectiveness.  Each method uses a combination of an aerosol generator and a photometer. </w:t>
      </w:r>
      <w:r w:rsidRPr="00764B1E">
        <w:t xml:space="preserve"> </w:t>
      </w:r>
      <w:r w:rsidR="00474FC2">
        <w:t xml:space="preserve">For this study, </w:t>
      </w:r>
      <w:r w:rsidR="001D1507">
        <w:t xml:space="preserve">field </w:t>
      </w:r>
      <w:r w:rsidR="00C07240" w:rsidRPr="00764B1E">
        <w:t xml:space="preserve">testing </w:t>
      </w:r>
      <w:r w:rsidR="001D1507">
        <w:t xml:space="preserve">of the complete PHEAF device </w:t>
      </w:r>
      <w:r w:rsidR="00C07240" w:rsidRPr="00764B1E">
        <w:t xml:space="preserve">was performed using a photometer to measure penetration of a known concentration of PAO aerosol through the </w:t>
      </w:r>
      <w:r w:rsidR="00223BA1">
        <w:t>unit’s HEPA filter</w:t>
      </w:r>
      <w:r w:rsidR="00C07240" w:rsidRPr="00764B1E">
        <w:t xml:space="preserve">. </w:t>
      </w:r>
      <w:r w:rsidR="00223BA1" w:rsidRPr="00764B1E">
        <w:t>An ATI TDA-4B (Air Techniques International) aerosol generator was used to produce the PAO challenge agent</w:t>
      </w:r>
      <w:r w:rsidR="00223BA1">
        <w:t xml:space="preserve">. </w:t>
      </w:r>
      <w:r w:rsidR="00036107">
        <w:t xml:space="preserve">The TDA-4B incorporates </w:t>
      </w:r>
      <w:r w:rsidR="00324FF2">
        <w:t xml:space="preserve">6 Laskin nozzles, each capable of generating an aerosol concentration of </w:t>
      </w:r>
      <w:r w:rsidR="0067764E">
        <w:t>5.10 m</w:t>
      </w:r>
      <w:r w:rsidR="00324FF2">
        <w:rPr>
          <w:rFonts w:cs="Times New Roman"/>
        </w:rPr>
        <w:t>g</w:t>
      </w:r>
      <w:r w:rsidR="00324FF2">
        <w:t>/</w:t>
      </w:r>
      <w:r w:rsidR="0067764E">
        <w:t xml:space="preserve">l at </w:t>
      </w:r>
      <w:commentRangeStart w:id="10"/>
      <w:r w:rsidR="0067764E">
        <w:t>23 psig</w:t>
      </w:r>
      <w:commentRangeEnd w:id="10"/>
      <w:r w:rsidR="003246E9">
        <w:rPr>
          <w:rStyle w:val="CommentReference"/>
        </w:rPr>
        <w:commentReference w:id="10"/>
      </w:r>
      <w:r w:rsidR="0067764E">
        <w:t>. When this aerosol is diluted with 135 cfm of air, the aerosol concentration becomes approximately 100 micrograms per liter</w:t>
      </w:r>
      <w:r w:rsidR="00324FF2">
        <w:t xml:space="preserve">. </w:t>
      </w:r>
      <w:r w:rsidR="00477A74">
        <w:t>For this study, PAO aerosol was generated using 2 Laskin nozzles</w:t>
      </w:r>
      <w:r w:rsidR="0067764E">
        <w:t>.</w:t>
      </w:r>
      <w:r w:rsidR="00477A74">
        <w:rPr>
          <w:rFonts w:cs="Times New Roman"/>
        </w:rPr>
        <w:t xml:space="preserve"> </w:t>
      </w:r>
    </w:p>
    <w:p w14:paraId="1D645B83" w14:textId="77777777" w:rsidR="0068059F" w:rsidRDefault="0068059F" w:rsidP="00036107">
      <w:pPr>
        <w:rPr>
          <w:rFonts w:eastAsia="Times New Roman"/>
        </w:rPr>
      </w:pPr>
      <w:r>
        <w:t xml:space="preserve">Particle penetration </w:t>
      </w:r>
      <w:r w:rsidRPr="00764B1E">
        <w:t xml:space="preserve">was </w:t>
      </w:r>
      <w:r>
        <w:t xml:space="preserve">detected using an </w:t>
      </w:r>
      <w:r w:rsidRPr="00764B1E">
        <w:t xml:space="preserve">ATI 2H photometer (Air Techniques International). The instrument has a particle sensitivity detection range of 0.1 </w:t>
      </w:r>
      <w:r w:rsidR="00590D46">
        <w:rPr>
          <w:rFonts w:cs="Times New Roman"/>
        </w:rPr>
        <w:t>µ</w:t>
      </w:r>
      <w:r w:rsidRPr="00764B1E">
        <w:t xml:space="preserve">m to 600 </w:t>
      </w:r>
      <w:r w:rsidR="00590D46">
        <w:rPr>
          <w:rFonts w:cs="Times New Roman"/>
        </w:rPr>
        <w:t>µ</w:t>
      </w:r>
      <w:r w:rsidRPr="00764B1E">
        <w:t>m with a dynamic range of 0.00005 μg/l to 120 μg/l.</w:t>
      </w:r>
      <w:r>
        <w:t xml:space="preserve"> T</w:t>
      </w:r>
      <w:r>
        <w:rPr>
          <w:rFonts w:eastAsia="Times New Roman"/>
        </w:rPr>
        <w:t xml:space="preserve">he ATI photometer was factory calibrated to read </w:t>
      </w:r>
      <w:r w:rsidR="00474FC2">
        <w:rPr>
          <w:rFonts w:eastAsia="Times New Roman"/>
        </w:rPr>
        <w:t>“</w:t>
      </w:r>
      <w:r>
        <w:rPr>
          <w:rFonts w:eastAsia="Times New Roman"/>
        </w:rPr>
        <w:t>27</w:t>
      </w:r>
      <w:r w:rsidR="00474FC2">
        <w:rPr>
          <w:rFonts w:eastAsia="Times New Roman"/>
        </w:rPr>
        <w:t>”</w:t>
      </w:r>
      <w:r>
        <w:rPr>
          <w:rFonts w:eastAsia="Times New Roman"/>
        </w:rPr>
        <w:t xml:space="preserve"> when aerosol </w:t>
      </w:r>
      <w:r w:rsidR="0067764E">
        <w:rPr>
          <w:rFonts w:eastAsia="Times New Roman"/>
        </w:rPr>
        <w:t xml:space="preserve">generated from 2 Laskin nozzles </w:t>
      </w:r>
      <w:r>
        <w:rPr>
          <w:rFonts w:eastAsia="Times New Roman"/>
        </w:rPr>
        <w:t>was diluted into 1,000 cfm</w:t>
      </w:r>
      <w:r w:rsidR="00474FC2">
        <w:rPr>
          <w:rFonts w:eastAsia="Times New Roman"/>
        </w:rPr>
        <w:t xml:space="preserve"> of air</w:t>
      </w:r>
      <w:r>
        <w:rPr>
          <w:rFonts w:eastAsia="Times New Roman"/>
        </w:rPr>
        <w:t xml:space="preserve">. This is a convenient </w:t>
      </w:r>
      <w:r w:rsidR="00474FC2">
        <w:rPr>
          <w:rFonts w:eastAsia="Times New Roman"/>
        </w:rPr>
        <w:t xml:space="preserve">airflow rate </w:t>
      </w:r>
      <w:r>
        <w:rPr>
          <w:rFonts w:eastAsia="Times New Roman"/>
        </w:rPr>
        <w:t xml:space="preserve">since it is a common air volume moved by PHEAF equipment used in the asbestos, lead and </w:t>
      </w:r>
      <w:r w:rsidR="00590D46">
        <w:rPr>
          <w:rFonts w:eastAsia="Times New Roman"/>
        </w:rPr>
        <w:t xml:space="preserve">mold </w:t>
      </w:r>
      <w:r>
        <w:rPr>
          <w:rFonts w:eastAsia="Times New Roman"/>
        </w:rPr>
        <w:t>remediation industries</w:t>
      </w:r>
      <w:r w:rsidR="00474FC2">
        <w:rPr>
          <w:rFonts w:eastAsia="Times New Roman"/>
        </w:rPr>
        <w:t>,</w:t>
      </w:r>
      <w:r>
        <w:rPr>
          <w:rFonts w:eastAsia="Times New Roman"/>
        </w:rPr>
        <w:t xml:space="preserve"> as well</w:t>
      </w:r>
      <w:r w:rsidR="007A104A">
        <w:rPr>
          <w:rFonts w:eastAsia="Times New Roman"/>
        </w:rPr>
        <w:t xml:space="preserve"> as Type II Biosafety cabinets</w:t>
      </w:r>
    </w:p>
    <w:p w14:paraId="2E1783B0" w14:textId="77777777" w:rsidR="0068059F" w:rsidRDefault="0068059F" w:rsidP="0068059F">
      <w:pPr>
        <w:rPr>
          <w:rFonts w:eastAsia="Times New Roman"/>
        </w:rPr>
      </w:pPr>
      <w:r>
        <w:rPr>
          <w:rFonts w:eastAsia="Times New Roman"/>
        </w:rPr>
        <w:t>During measurement of PHEAF equipment, the actual air volume moved</w:t>
      </w:r>
      <w:r w:rsidR="00474FC2">
        <w:rPr>
          <w:rFonts w:eastAsia="Times New Roman"/>
        </w:rPr>
        <w:t xml:space="preserve"> </w:t>
      </w:r>
      <w:r>
        <w:rPr>
          <w:rFonts w:eastAsia="Times New Roman"/>
        </w:rPr>
        <w:t>(conveyed) by the PHEAF equipment was measured. If the measured volume exceeds 1,000 cfm, e. g. 2,000 cfm, then the setting on the photometer is reduced to 13.5. Conversely, if the measured volume is 500 cfm, then setting on the photometer is increased to 54.  By changing the setting on the photometer, the reading that appears on the photometer will reflect the actual concentration of aerosol per 1,000 cfm. </w:t>
      </w:r>
    </w:p>
    <w:p w14:paraId="5723BB45" w14:textId="77777777" w:rsidR="00C07240" w:rsidRDefault="008F5F9D" w:rsidP="00223BA1">
      <w:r>
        <w:t xml:space="preserve">Prior to beginning the test, a measurement of ambient particle concentration was </w:t>
      </w:r>
      <w:r w:rsidR="00474FC2">
        <w:t>taken</w:t>
      </w:r>
      <w:r>
        <w:t xml:space="preserve"> using the aerosol photometer. </w:t>
      </w:r>
      <w:r w:rsidR="00A3582C" w:rsidRPr="00764B1E">
        <w:t xml:space="preserve">To evaluate </w:t>
      </w:r>
      <w:r w:rsidR="00A3582C">
        <w:t xml:space="preserve">the PHEAF device’s </w:t>
      </w:r>
      <w:r w:rsidR="00A3582C" w:rsidRPr="00764B1E">
        <w:t xml:space="preserve">capture </w:t>
      </w:r>
      <w:r w:rsidR="00A3582C">
        <w:t>effectiveness,</w:t>
      </w:r>
      <w:r w:rsidR="00A3582C" w:rsidRPr="00764B1E">
        <w:t xml:space="preserve"> particle concentrations at the PHEAF exhaust were measured </w:t>
      </w:r>
      <w:r>
        <w:t xml:space="preserve">by a </w:t>
      </w:r>
      <w:r w:rsidR="00B03A39">
        <w:t xml:space="preserve">2-person team. </w:t>
      </w:r>
      <w:r w:rsidR="00E71916">
        <w:t>Th</w:t>
      </w:r>
      <w:r w:rsidR="00C07240" w:rsidRPr="00764B1E">
        <w:t xml:space="preserve">e </w:t>
      </w:r>
      <w:r>
        <w:t xml:space="preserve">known concentration of </w:t>
      </w:r>
      <w:r w:rsidR="00C07240" w:rsidRPr="00764B1E">
        <w:t xml:space="preserve">aerosol was injected </w:t>
      </w:r>
      <w:r w:rsidR="00F202A0">
        <w:t xml:space="preserve">using an open ended </w:t>
      </w:r>
      <w:r w:rsidR="0067764E">
        <w:t xml:space="preserve">flexible </w:t>
      </w:r>
      <w:r w:rsidR="00F202A0">
        <w:t>tube held 1 inch from the filter face. Applying the sampling strategy used for velocity measurements, the HEPA filter was divided into 9 segments or zones.</w:t>
      </w:r>
      <w:r w:rsidR="00C07240" w:rsidRPr="00764B1E">
        <w:t xml:space="preserve"> </w:t>
      </w:r>
      <w:r w:rsidR="00B03A39">
        <w:t xml:space="preserve">For each measurement </w:t>
      </w:r>
      <w:r w:rsidR="00116709">
        <w:t xml:space="preserve">the </w:t>
      </w:r>
      <w:r w:rsidR="0067764E">
        <w:t xml:space="preserve">flexible </w:t>
      </w:r>
      <w:r w:rsidR="00B03A39">
        <w:t xml:space="preserve">tube was </w:t>
      </w:r>
      <w:r>
        <w:t xml:space="preserve">traversed across </w:t>
      </w:r>
      <w:r w:rsidR="00B03A39">
        <w:t>the filter sector at approximately 2-5 cm/sec</w:t>
      </w:r>
      <w:r w:rsidR="00CE2F3F">
        <w:t>.</w:t>
      </w:r>
      <w:r w:rsidR="00546131">
        <w:t xml:space="preserve"> While injecting the PAO aerosol, another industrial hygienist held the </w:t>
      </w:r>
      <w:r>
        <w:t xml:space="preserve">photometer probe </w:t>
      </w:r>
      <w:r w:rsidR="00546131">
        <w:t xml:space="preserve">at the exhaust centerline </w:t>
      </w:r>
      <w:r>
        <w:t xml:space="preserve">and parallel to the direction of airflow. </w:t>
      </w:r>
      <w:r w:rsidR="00A4486A">
        <w:t>A sampling probe with a rectangular inlet opening was used to measure particle penetration. Such probes are marketed by the manufacturer as having an isokinetic nozzle appropriate for faster filter scanning and is accepted for NSF</w:t>
      </w:r>
      <w:r w:rsidR="00590D46">
        <w:t>/ANSI</w:t>
      </w:r>
      <w:r w:rsidR="00A4486A">
        <w:t xml:space="preserve"> 49-2002. Readings on the meter indicate percent of the known aerosol concentration penetrating through the PHEAF device. </w:t>
      </w:r>
      <w:r>
        <w:t>T</w:t>
      </w:r>
      <w:r w:rsidR="00546131">
        <w:t xml:space="preserve">he highest </w:t>
      </w:r>
      <w:r w:rsidR="00CE2F3F">
        <w:t xml:space="preserve">percent particle penetration </w:t>
      </w:r>
      <w:r>
        <w:t>observed within the fi</w:t>
      </w:r>
      <w:r w:rsidR="00CE2F3F">
        <w:t>lter sector</w:t>
      </w:r>
      <w:r>
        <w:t xml:space="preserve"> was recorded</w:t>
      </w:r>
      <w:r w:rsidR="00B03A39">
        <w:t xml:space="preserve">. </w:t>
      </w:r>
    </w:p>
    <w:p w14:paraId="10D43916" w14:textId="77777777" w:rsidR="00A4486A" w:rsidRPr="007A104A" w:rsidRDefault="00E32718" w:rsidP="00A4486A">
      <w:pPr>
        <w:rPr>
          <w:rFonts w:eastAsia="Times New Roman"/>
          <w:highlight w:val="yellow"/>
        </w:rPr>
      </w:pPr>
      <w:r>
        <w:t>T</w:t>
      </w:r>
      <w:r w:rsidRPr="00E32718">
        <w:t xml:space="preserve">he PHEAF device </w:t>
      </w:r>
      <w:r w:rsidR="00477A74">
        <w:t>wa</w:t>
      </w:r>
      <w:r w:rsidRPr="00E32718">
        <w:t xml:space="preserve">s categorized as </w:t>
      </w:r>
      <w:r w:rsidR="00477A74">
        <w:t xml:space="preserve">passing </w:t>
      </w:r>
      <w:r w:rsidRPr="00E32718">
        <w:t xml:space="preserve">if the measured capture effectiveness </w:t>
      </w:r>
      <w:r w:rsidR="00477A74">
        <w:t>wa</w:t>
      </w:r>
      <w:r w:rsidRPr="00E32718">
        <w:t>s 99.97% or greater</w:t>
      </w:r>
      <w:r w:rsidR="0067764E">
        <w:t xml:space="preserve"> in accordance with NSF</w:t>
      </w:r>
      <w:r w:rsidR="00590D46">
        <w:t>/ANSI</w:t>
      </w:r>
      <w:r w:rsidR="0067764E">
        <w:t xml:space="preserve"> 49</w:t>
      </w:r>
      <w:r>
        <w:t xml:space="preserve">. </w:t>
      </w:r>
      <w:r w:rsidR="00A4486A">
        <w:rPr>
          <w:rFonts w:eastAsia="Times New Roman"/>
        </w:rPr>
        <w:t>In order to calculate the effectiveness of the PHEAF device, </w:t>
      </w:r>
      <w:r w:rsidR="00A4486A" w:rsidRPr="003A5893">
        <w:rPr>
          <w:rFonts w:eastAsia="Times New Roman"/>
        </w:rPr>
        <w:t>the photometer reading is divided by 27, and the result subtracted from 1 and then multiplied by 100 to make it a p</w:t>
      </w:r>
      <w:r w:rsidR="0013162C" w:rsidRPr="003A5893">
        <w:rPr>
          <w:rFonts w:eastAsia="Times New Roman"/>
        </w:rPr>
        <w:t>ercentage. For example, if the p</w:t>
      </w:r>
      <w:r w:rsidR="00A4486A" w:rsidRPr="003A5893">
        <w:rPr>
          <w:rFonts w:eastAsia="Times New Roman"/>
        </w:rPr>
        <w:t>hotometer reading was 0.0027 mg</w:t>
      </w:r>
      <w:r w:rsidR="00474FC2" w:rsidRPr="003A5893">
        <w:rPr>
          <w:rFonts w:eastAsia="Times New Roman"/>
        </w:rPr>
        <w:t>.,</w:t>
      </w:r>
      <w:r w:rsidR="00A4486A" w:rsidRPr="003A5893">
        <w:rPr>
          <w:rFonts w:eastAsia="Times New Roman"/>
        </w:rPr>
        <w:t xml:space="preserve"> then the effectiveness of the PHEAF device would be 1- 0.0027/27 or 99.99%.</w:t>
      </w:r>
      <w:r w:rsidR="0013162C" w:rsidRPr="007A104A">
        <w:rPr>
          <w:rFonts w:eastAsia="Times New Roman"/>
          <w:highlight w:val="yellow"/>
        </w:rPr>
        <w:t xml:space="preserve"> </w:t>
      </w:r>
    </w:p>
    <w:p w14:paraId="389EAD80" w14:textId="126CB5E6" w:rsidR="0013162C" w:rsidRDefault="003246E9" w:rsidP="0013162C">
      <w:r>
        <w:rPr>
          <w:highlight w:val="yellow"/>
        </w:rPr>
        <w:lastRenderedPageBreak/>
        <w:t>When t</w:t>
      </w:r>
      <w:r w:rsidR="0013162C" w:rsidRPr="007A104A">
        <w:rPr>
          <w:highlight w:val="yellow"/>
        </w:rPr>
        <w:t xml:space="preserve">he aerosol generation rate </w:t>
      </w:r>
      <w:ins w:id="11" w:author="Abhijit Dasgupta" w:date="2016-07-10T19:12:00Z">
        <w:r w:rsidR="00904FF7">
          <w:rPr>
            <w:highlight w:val="yellow"/>
          </w:rPr>
          <w:t xml:space="preserve">was </w:t>
        </w:r>
      </w:ins>
      <w:r w:rsidR="0013162C" w:rsidRPr="007A104A">
        <w:rPr>
          <w:highlight w:val="yellow"/>
        </w:rPr>
        <w:t>calculated by hotwire anemometer</w:t>
      </w:r>
      <w:ins w:id="12" w:author="Abhijit Dasgupta" w:date="2016-07-10T19:12:00Z">
        <w:r w:rsidR="00904FF7">
          <w:rPr>
            <w:highlight w:val="yellow"/>
          </w:rPr>
          <w:t>,</w:t>
        </w:r>
      </w:ins>
      <w:r w:rsidR="0013162C" w:rsidRPr="007A104A">
        <w:rPr>
          <w:highlight w:val="yellow"/>
        </w:rPr>
        <w:t xml:space="preserve"> </w:t>
      </w:r>
      <w:r>
        <w:rPr>
          <w:highlight w:val="yellow"/>
        </w:rPr>
        <w:t xml:space="preserve">the percent particle penetration was </w:t>
      </w:r>
      <w:r w:rsidR="0013162C" w:rsidRPr="007A104A">
        <w:rPr>
          <w:highlight w:val="yellow"/>
        </w:rPr>
        <w:t>weighted to calculate capture effectiveness. For each filter sector, effectiveness was determined by subtracting the weighted average concentration of aerosol penetration from the known challenge concentration and then dividing that by the challenged concentration. The weighted average concentration of aerosol penetration was determined by multiplying the percent particle penetration by the sector’s velocity and dividing by the average velocity of the 9 filter sectors</w:t>
      </w:r>
      <w:r w:rsidR="0013162C" w:rsidRPr="007A104A">
        <w:t>.</w:t>
      </w:r>
      <w:r w:rsidR="0013162C" w:rsidRPr="0013162C">
        <w:t xml:space="preserve"> </w:t>
      </w:r>
    </w:p>
    <w:p w14:paraId="3A72DD4B" w14:textId="77777777" w:rsidR="006F23CE" w:rsidRPr="0013162C" w:rsidRDefault="006F23CE" w:rsidP="0013162C">
      <w:r>
        <w:t xml:space="preserve">Ambient concentration of particles sized between (indicate range of photometer) were estimated with the photometer. </w:t>
      </w:r>
      <w:r w:rsidRPr="006F23CE">
        <w:rPr>
          <w:highlight w:val="yellow"/>
        </w:rPr>
        <w:t>DESCRIBE HOW THE PHOTOMETER ESTIMATES BACKGROUND WHEN ITS READINGS ARE INDICATED AS A PERCENT</w:t>
      </w:r>
      <w:r w:rsidR="00E24D7E">
        <w:rPr>
          <w:highlight w:val="yellow"/>
        </w:rPr>
        <w:t xml:space="preserve"> OF A KNOWN AEROSOL </w:t>
      </w:r>
      <w:r w:rsidRPr="006F23CE">
        <w:rPr>
          <w:highlight w:val="yellow"/>
        </w:rPr>
        <w:t>.</w:t>
      </w:r>
      <w:r>
        <w:t xml:space="preserve">NOTE THAT SEVERAL </w:t>
      </w:r>
      <w:r w:rsidR="003A5893">
        <w:t xml:space="preserve">BACKGROUND </w:t>
      </w:r>
      <w:r>
        <w:t>VALUES EXCEED 1.</w:t>
      </w:r>
    </w:p>
    <w:p w14:paraId="63A05F42" w14:textId="77777777" w:rsidR="000C196C" w:rsidRDefault="000C196C" w:rsidP="000C196C">
      <w:pPr>
        <w:ind w:firstLine="0"/>
        <w:rPr>
          <w:b/>
        </w:rPr>
      </w:pPr>
      <w:r w:rsidRPr="000C196C">
        <w:rPr>
          <w:b/>
        </w:rPr>
        <w:t>RESULTS</w:t>
      </w:r>
    </w:p>
    <w:p w14:paraId="1A735F17" w14:textId="77777777" w:rsidR="000D2D22" w:rsidRDefault="00D84A17" w:rsidP="007077D8">
      <w:r>
        <w:t>A total of 86</w:t>
      </w:r>
      <w:r w:rsidR="00CE3F8D">
        <w:t xml:space="preserve"> PHEAF devices, which included 2 control units were evaluated </w:t>
      </w:r>
      <w:r w:rsidR="005615A1">
        <w:t>from May 2012 through March 2015</w:t>
      </w:r>
      <w:r w:rsidR="00CE3F8D">
        <w:t xml:space="preserve">. Repeated sampling was conducted over nine </w:t>
      </w:r>
      <w:r w:rsidR="003606F6">
        <w:t xml:space="preserve">test rounds; </w:t>
      </w:r>
      <w:r w:rsidR="003246E9">
        <w:t>although t</w:t>
      </w:r>
      <w:r w:rsidR="003246E9" w:rsidRPr="003246E9">
        <w:t xml:space="preserve">esting of PHEAF devices was not conducted on fixed time intervals. Instead testing was conducted depending on on-going construction </w:t>
      </w:r>
      <w:r w:rsidR="00074B9B">
        <w:t xml:space="preserve">activities </w:t>
      </w:r>
      <w:r w:rsidR="003246E9" w:rsidRPr="003246E9">
        <w:t xml:space="preserve">and available equipment and staffing. </w:t>
      </w:r>
      <w:r w:rsidR="005615A1">
        <w:t>For example, u</w:t>
      </w:r>
      <w:r w:rsidR="005615A1" w:rsidRPr="00764B1E">
        <w:t xml:space="preserve">nits that could not be located or were taken out of service (e.g. purposefully removed from the site or inoperable due to damage) at the time of the site visit were not sampled.  </w:t>
      </w:r>
      <w:r w:rsidR="003246E9" w:rsidRPr="003246E9">
        <w:t xml:space="preserve">This consequently resulted in different sample </w:t>
      </w:r>
      <w:r w:rsidR="005615A1">
        <w:t xml:space="preserve">sizes </w:t>
      </w:r>
      <w:r w:rsidR="003246E9" w:rsidRPr="003246E9">
        <w:t>for each piece of equipment.</w:t>
      </w:r>
      <w:r w:rsidR="003246E9">
        <w:t xml:space="preserve"> </w:t>
      </w:r>
      <w:r w:rsidR="00D510E9" w:rsidRPr="00764B1E">
        <w:t>To illustrate the variability of the sample population, 50 PHEAF devices were sampled during round 1</w:t>
      </w:r>
      <w:r w:rsidR="00D510E9">
        <w:t>, whereas 34</w:t>
      </w:r>
      <w:r w:rsidR="00D510E9" w:rsidRPr="00764B1E">
        <w:t xml:space="preserve"> units </w:t>
      </w:r>
      <w:r w:rsidR="00D510E9">
        <w:t>were tested in the last round (i.e. round 9)</w:t>
      </w:r>
      <w:r w:rsidR="00D510E9" w:rsidRPr="00764B1E">
        <w:t xml:space="preserve">. </w:t>
      </w:r>
      <w:r w:rsidR="007077D8">
        <w:t xml:space="preserve">Of the </w:t>
      </w:r>
      <w:r w:rsidR="003606F6">
        <w:t xml:space="preserve">354 individual tests conducted, 20 PHEAF units were </w:t>
      </w:r>
      <w:r w:rsidR="007077D8">
        <w:t>tested 3 or fewer times</w:t>
      </w:r>
      <w:r w:rsidR="006E3609">
        <w:t>,</w:t>
      </w:r>
      <w:r w:rsidR="007077D8">
        <w:t xml:space="preserve"> </w:t>
      </w:r>
      <w:r w:rsidR="006E3609">
        <w:t>whereas</w:t>
      </w:r>
      <w:r w:rsidR="007077D8">
        <w:t xml:space="preserve"> 24 devices </w:t>
      </w:r>
      <w:r w:rsidR="00A505BA">
        <w:t xml:space="preserve">design </w:t>
      </w:r>
      <w:r w:rsidR="007077D8">
        <w:t xml:space="preserve">were tested </w:t>
      </w:r>
      <w:r w:rsidR="002211CF">
        <w:t xml:space="preserve">at least </w:t>
      </w:r>
      <w:r w:rsidR="00DE30B2">
        <w:t xml:space="preserve">6 or more occasions. On average each unit was tested 4 times during the study period. </w:t>
      </w:r>
    </w:p>
    <w:p w14:paraId="5713AF59" w14:textId="77777777" w:rsidR="009E4A8A" w:rsidRDefault="009D689E" w:rsidP="007077D8">
      <w:r>
        <w:t xml:space="preserve">The sample population </w:t>
      </w:r>
      <w:r w:rsidR="00127D5A">
        <w:t xml:space="preserve">consisted of </w:t>
      </w:r>
      <w:r>
        <w:t>PHEAF</w:t>
      </w:r>
      <w:r w:rsidR="00F045A5">
        <w:t xml:space="preserve"> devices of 7 different manufacturers</w:t>
      </w:r>
      <w:r>
        <w:t xml:space="preserve">. </w:t>
      </w:r>
      <w:r w:rsidR="00DE30B2">
        <w:t>Six</w:t>
      </w:r>
      <w:r>
        <w:t xml:space="preserve"> units were not labeled with the manufacturer’s nameplate, </w:t>
      </w:r>
      <w:r w:rsidR="003246E9">
        <w:t>b</w:t>
      </w:r>
      <w:r w:rsidR="003246E9" w:rsidRPr="003246E9">
        <w:t xml:space="preserve">ut their design was consistent with common </w:t>
      </w:r>
      <w:r w:rsidR="003246E9">
        <w:t>PHEAF devices</w:t>
      </w:r>
      <w:r w:rsidR="003246E9" w:rsidRPr="003246E9">
        <w:t>.</w:t>
      </w:r>
      <w:r>
        <w:t xml:space="preserve"> Eighty three percent of the tests were on the same make and model having an advertised airflow volume of 2,000 cfm. </w:t>
      </w:r>
      <w:r w:rsidR="00127D5A">
        <w:t xml:space="preserve">The second most commonly tested unit was marketed with a 2,100 cfm airflow and represented 6% of the test population. </w:t>
      </w:r>
      <w:r w:rsidR="00DE30B2">
        <w:t xml:space="preserve">The majority of the </w:t>
      </w:r>
      <w:r w:rsidR="00127D5A">
        <w:t xml:space="preserve">design configurations measured approximately </w:t>
      </w:r>
      <w:r w:rsidR="00127D5A" w:rsidRPr="00127D5A">
        <w:t>33</w:t>
      </w:r>
      <w:r w:rsidR="00127D5A">
        <w:t xml:space="preserve"> inches (l</w:t>
      </w:r>
      <w:r w:rsidR="00127D5A" w:rsidRPr="00127D5A">
        <w:t>ength</w:t>
      </w:r>
      <w:r w:rsidR="00127D5A">
        <w:t>)</w:t>
      </w:r>
      <w:r w:rsidR="00127D5A" w:rsidRPr="00127D5A">
        <w:t xml:space="preserve"> </w:t>
      </w:r>
      <w:r w:rsidR="00127D5A">
        <w:t>x</w:t>
      </w:r>
      <w:r w:rsidR="00127D5A" w:rsidRPr="00127D5A">
        <w:t xml:space="preserve"> 26</w:t>
      </w:r>
      <w:r w:rsidR="00127D5A">
        <w:t xml:space="preserve"> inches</w:t>
      </w:r>
      <w:r w:rsidR="00127D5A" w:rsidRPr="00127D5A">
        <w:t xml:space="preserve"> </w:t>
      </w:r>
      <w:r w:rsidR="00127D5A">
        <w:t>(w</w:t>
      </w:r>
      <w:r w:rsidR="00127D5A" w:rsidRPr="00127D5A">
        <w:t>idth</w:t>
      </w:r>
      <w:r w:rsidR="00127D5A">
        <w:t xml:space="preserve">) x </w:t>
      </w:r>
      <w:r w:rsidR="00127D5A" w:rsidRPr="00127D5A">
        <w:t>26</w:t>
      </w:r>
      <w:r w:rsidR="00127D5A">
        <w:t xml:space="preserve"> inches</w:t>
      </w:r>
      <w:r w:rsidR="00127D5A" w:rsidRPr="00127D5A">
        <w:t xml:space="preserve"> </w:t>
      </w:r>
      <w:r w:rsidR="00127D5A">
        <w:t>(h</w:t>
      </w:r>
      <w:r w:rsidR="00127D5A" w:rsidRPr="00127D5A">
        <w:t>eight</w:t>
      </w:r>
      <w:r w:rsidR="00127D5A">
        <w:t xml:space="preserve">) in size. </w:t>
      </w:r>
    </w:p>
    <w:p w14:paraId="293AD9CD" w14:textId="77777777" w:rsidR="002211CF" w:rsidRPr="002211CF" w:rsidRDefault="002211CF" w:rsidP="002211CF">
      <w:pPr>
        <w:ind w:firstLine="0"/>
        <w:rPr>
          <w:b/>
        </w:rPr>
      </w:pPr>
      <w:r w:rsidRPr="002211CF">
        <w:rPr>
          <w:b/>
        </w:rPr>
        <w:t>Ambient Conditions</w:t>
      </w:r>
    </w:p>
    <w:p w14:paraId="51C25999" w14:textId="77777777" w:rsidR="00297492" w:rsidRPr="00A62657" w:rsidRDefault="00F153ED" w:rsidP="00302685">
      <w:pPr>
        <w:spacing w:after="120"/>
      </w:pPr>
      <w:r>
        <w:t xml:space="preserve">Ambient </w:t>
      </w:r>
      <w:r w:rsidR="003A16BC">
        <w:t xml:space="preserve">building </w:t>
      </w:r>
      <w:r>
        <w:t xml:space="preserve">temperature and </w:t>
      </w:r>
      <w:r w:rsidR="003246E9">
        <w:t xml:space="preserve">relative </w:t>
      </w:r>
      <w:r>
        <w:t xml:space="preserve">humidity </w:t>
      </w:r>
      <w:r w:rsidR="00302685" w:rsidRPr="00302685">
        <w:t>parameter measurement</w:t>
      </w:r>
      <w:r>
        <w:t xml:space="preserve">s were taken </w:t>
      </w:r>
      <w:r w:rsidR="00302685" w:rsidRPr="00302685">
        <w:t xml:space="preserve">near each </w:t>
      </w:r>
      <w:r>
        <w:t xml:space="preserve">PHEAF device. </w:t>
      </w:r>
      <w:r w:rsidR="003A16BC">
        <w:t>Ranging from 60</w:t>
      </w:r>
      <w:r w:rsidR="003A16BC" w:rsidRPr="001963ED">
        <w:t>°</w:t>
      </w:r>
      <w:r w:rsidR="003A16BC">
        <w:t xml:space="preserve">F </w:t>
      </w:r>
      <w:r w:rsidR="00D073EF">
        <w:t xml:space="preserve">to </w:t>
      </w:r>
      <w:r w:rsidR="003A16BC">
        <w:t>91</w:t>
      </w:r>
      <w:r w:rsidR="003A16BC" w:rsidRPr="001963ED">
        <w:t>°</w:t>
      </w:r>
      <w:r w:rsidR="003A16BC">
        <w:t>F with a mean temperature of 75.</w:t>
      </w:r>
      <w:r w:rsidR="00AB282C">
        <w:t>4</w:t>
      </w:r>
      <w:r w:rsidR="00FF76A5" w:rsidRPr="001963ED">
        <w:t>°</w:t>
      </w:r>
      <w:r w:rsidR="00FF76A5">
        <w:t>F</w:t>
      </w:r>
      <w:r w:rsidR="003A16BC">
        <w:t xml:space="preserve"> (</w:t>
      </w:r>
      <w:r w:rsidR="003A16BC" w:rsidRPr="003A16BC">
        <w:rPr>
          <w:i/>
        </w:rPr>
        <w:t>SD</w:t>
      </w:r>
      <w:r w:rsidR="003A16BC">
        <w:t>=6.</w:t>
      </w:r>
      <w:r w:rsidR="00AB282C">
        <w:t>6</w:t>
      </w:r>
      <w:r w:rsidR="003A16BC">
        <w:t xml:space="preserve">) the </w:t>
      </w:r>
      <w:r w:rsidR="00DE30B2">
        <w:t xml:space="preserve">fluctuations </w:t>
      </w:r>
      <w:r w:rsidR="00AB282C">
        <w:t xml:space="preserve">reflected </w:t>
      </w:r>
      <w:r w:rsidR="00DE30B2">
        <w:t>ambient conditions found outside of the building</w:t>
      </w:r>
      <w:r w:rsidR="00AB282C">
        <w:t xml:space="preserve">. </w:t>
      </w:r>
      <w:r w:rsidR="003246E9">
        <w:t>Relative h</w:t>
      </w:r>
      <w:r w:rsidR="00AB282C">
        <w:t xml:space="preserve">umidity </w:t>
      </w:r>
      <w:r w:rsidR="003246E9">
        <w:t xml:space="preserve">had </w:t>
      </w:r>
      <w:r w:rsidR="00085423">
        <w:t>a mean of 34</w:t>
      </w:r>
      <w:r w:rsidR="00074B9B">
        <w:t>%</w:t>
      </w:r>
      <w:r w:rsidR="00085423">
        <w:t xml:space="preserve"> (</w:t>
      </w:r>
      <w:r w:rsidR="00085423" w:rsidRPr="00085423">
        <w:rPr>
          <w:i/>
        </w:rPr>
        <w:t>SD</w:t>
      </w:r>
      <w:r w:rsidR="00085423">
        <w:t xml:space="preserve">=16.4). </w:t>
      </w:r>
      <w:r w:rsidR="00302685" w:rsidRPr="00074B9B">
        <w:rPr>
          <w:highlight w:val="yellow"/>
        </w:rPr>
        <w:t xml:space="preserve">Linear regression was applied to </w:t>
      </w:r>
      <w:r w:rsidR="003214D1" w:rsidRPr="00074B9B">
        <w:rPr>
          <w:highlight w:val="yellow"/>
        </w:rPr>
        <w:t xml:space="preserve">evaluate </w:t>
      </w:r>
      <w:r w:rsidR="00BC4CE7">
        <w:rPr>
          <w:highlight w:val="yellow"/>
        </w:rPr>
        <w:t xml:space="preserve">if relative </w:t>
      </w:r>
      <w:r w:rsidR="003214D1" w:rsidRPr="00074B9B">
        <w:rPr>
          <w:highlight w:val="yellow"/>
        </w:rPr>
        <w:t xml:space="preserve">humidity and ambient </w:t>
      </w:r>
      <w:r w:rsidR="00D073EF" w:rsidRPr="00074B9B">
        <w:rPr>
          <w:highlight w:val="yellow"/>
        </w:rPr>
        <w:t>temperature</w:t>
      </w:r>
      <w:r w:rsidR="00BC4CE7">
        <w:rPr>
          <w:highlight w:val="yellow"/>
        </w:rPr>
        <w:t xml:space="preserve"> predict </w:t>
      </w:r>
      <w:r w:rsidR="00BC4CE7" w:rsidRPr="00074B9B">
        <w:rPr>
          <w:highlight w:val="yellow"/>
        </w:rPr>
        <w:t>capture effectiveness</w:t>
      </w:r>
      <w:r w:rsidR="00302685" w:rsidRPr="00074B9B">
        <w:rPr>
          <w:highlight w:val="yellow"/>
        </w:rPr>
        <w:t>.</w:t>
      </w:r>
      <w:r w:rsidR="00302685" w:rsidRPr="00A62657">
        <w:t xml:space="preserve">  </w:t>
      </w:r>
      <w:r w:rsidR="00297492">
        <w:t xml:space="preserve">The </w:t>
      </w:r>
      <w:commentRangeStart w:id="13"/>
      <w:r w:rsidR="00297492">
        <w:t>model</w:t>
      </w:r>
      <w:commentRangeEnd w:id="13"/>
      <w:r w:rsidR="00D75C53">
        <w:rPr>
          <w:rStyle w:val="CommentReference"/>
        </w:rPr>
        <w:commentReference w:id="13"/>
      </w:r>
      <w:r w:rsidR="00297492">
        <w:t xml:space="preserve"> showed a slightly positive correlation</w:t>
      </w:r>
      <w:r w:rsidR="00F976B5">
        <w:t>,</w:t>
      </w:r>
      <w:r w:rsidR="00297492">
        <w:t xml:space="preserve"> although the association between capture effectiveness to </w:t>
      </w:r>
      <w:r w:rsidR="00BC4CE7">
        <w:t xml:space="preserve">relative </w:t>
      </w:r>
      <w:r w:rsidR="00297492">
        <w:t xml:space="preserve">humidity and temperature was </w:t>
      </w:r>
      <w:r w:rsidR="009E4A8A">
        <w:t xml:space="preserve">not statistically </w:t>
      </w:r>
      <w:r w:rsidR="009E4A8A" w:rsidRPr="00D75C53">
        <w:t>significant</w:t>
      </w:r>
      <w:r w:rsidR="00297492">
        <w:t xml:space="preserve">. </w:t>
      </w:r>
      <w:r w:rsidR="009E4A8A">
        <w:t xml:space="preserve">Thus </w:t>
      </w:r>
      <w:commentRangeStart w:id="14"/>
      <w:r w:rsidR="009E4A8A">
        <w:t xml:space="preserve">as capture effectiveness increased, humidity and temperature neither increased nor decreased systematically. </w:t>
      </w:r>
      <w:commentRangeEnd w:id="14"/>
      <w:r w:rsidR="00904FF7">
        <w:rPr>
          <w:rStyle w:val="CommentReference"/>
        </w:rPr>
        <w:commentReference w:id="14"/>
      </w:r>
    </w:p>
    <w:p w14:paraId="27F43167" w14:textId="77777777" w:rsidR="00D073EF" w:rsidRDefault="00D073EF" w:rsidP="000C196C">
      <w:pPr>
        <w:ind w:firstLine="0"/>
        <w:rPr>
          <w:b/>
        </w:rPr>
      </w:pPr>
      <w:r w:rsidRPr="00D073EF">
        <w:rPr>
          <w:b/>
        </w:rPr>
        <w:t xml:space="preserve">Airflow Measurements </w:t>
      </w:r>
    </w:p>
    <w:p w14:paraId="5E1808B2" w14:textId="77777777" w:rsidR="00BC7678" w:rsidRDefault="00CF073B" w:rsidP="00A87098">
      <w:r>
        <w:lastRenderedPageBreak/>
        <w:t>A</w:t>
      </w:r>
      <w:r w:rsidR="00BC7678">
        <w:t xml:space="preserve">irflow was measured </w:t>
      </w:r>
      <w:r w:rsidR="008C4119">
        <w:t xml:space="preserve">at the </w:t>
      </w:r>
      <w:r w:rsidR="00DE30B2">
        <w:t xml:space="preserve">face of the </w:t>
      </w:r>
      <w:r w:rsidR="008C4119">
        <w:t>PHEAF</w:t>
      </w:r>
      <w:r w:rsidR="00DE30B2">
        <w:t xml:space="preserve"> device’s</w:t>
      </w:r>
      <w:r w:rsidR="008C4119">
        <w:t xml:space="preserve"> intake and </w:t>
      </w:r>
      <w:r w:rsidR="00D618BB">
        <w:t xml:space="preserve">centerline </w:t>
      </w:r>
      <w:r w:rsidR="008C4119">
        <w:t xml:space="preserve">exhaust </w:t>
      </w:r>
      <w:r w:rsidR="00DE30B2">
        <w:t xml:space="preserve">port </w:t>
      </w:r>
      <w:r w:rsidR="00BC7678">
        <w:t xml:space="preserve">by hotwire anemometer </w:t>
      </w:r>
      <w:r w:rsidR="008C4119">
        <w:t xml:space="preserve">or </w:t>
      </w:r>
      <w:r w:rsidR="00BC7678">
        <w:t xml:space="preserve">balometer </w:t>
      </w:r>
      <w:r w:rsidR="00A87098">
        <w:t>capture hood</w:t>
      </w:r>
      <w:r w:rsidR="002C1F7E">
        <w:t xml:space="preserve">. </w:t>
      </w:r>
      <w:r w:rsidR="004075C8">
        <w:t xml:space="preserve">Design configuration of the two control units were not suitable for the balometer capture hood technique, therefore the airflow volumes were determined by hotwire anemometer. Hotwire anemometer measurements were recorded for </w:t>
      </w:r>
      <w:commentRangeStart w:id="15"/>
      <w:r w:rsidR="004075C8">
        <w:t xml:space="preserve">244 tests and balometer capture hood measurements were taken during 177 </w:t>
      </w:r>
      <w:commentRangeEnd w:id="15"/>
      <w:r w:rsidR="004075C8">
        <w:rPr>
          <w:rStyle w:val="CommentReference"/>
        </w:rPr>
        <w:commentReference w:id="15"/>
      </w:r>
      <w:r w:rsidR="004075C8">
        <w:t xml:space="preserve">tests. </w:t>
      </w:r>
      <w:r w:rsidR="00DE30B2">
        <w:t xml:space="preserve">To </w:t>
      </w:r>
      <w:r w:rsidR="00301665">
        <w:t>analyze the relationship between hotwire anemometer and balometer measurements, b</w:t>
      </w:r>
      <w:r>
        <w:t xml:space="preserve">oth </w:t>
      </w:r>
      <w:r w:rsidR="008C4119">
        <w:t xml:space="preserve">techniques </w:t>
      </w:r>
      <w:r w:rsidR="00CD6C6E">
        <w:t xml:space="preserve">were employed </w:t>
      </w:r>
      <w:r w:rsidR="00824E96">
        <w:t xml:space="preserve">consecutively </w:t>
      </w:r>
      <w:r w:rsidR="00A87098">
        <w:t xml:space="preserve">on the same unit </w:t>
      </w:r>
      <w:r w:rsidR="00824E96">
        <w:t>for 6</w:t>
      </w:r>
      <w:r w:rsidR="00275161">
        <w:t>8</w:t>
      </w:r>
      <w:r w:rsidR="00824E96">
        <w:t xml:space="preserve"> tests.</w:t>
      </w:r>
      <w:r w:rsidR="00326DB9">
        <w:t xml:space="preserve"> </w:t>
      </w:r>
    </w:p>
    <w:p w14:paraId="5B126B0E" w14:textId="2B731E26" w:rsidR="00B23B64" w:rsidRDefault="004D6CA2" w:rsidP="00A87098">
      <w:r>
        <w:t>O</w:t>
      </w:r>
      <w:r w:rsidR="004075C8">
        <w:t xml:space="preserve">ver the course of the study, </w:t>
      </w:r>
      <w:r w:rsidR="00D618BB">
        <w:t xml:space="preserve">measured </w:t>
      </w:r>
      <w:r w:rsidR="00BA5D98">
        <w:t>a</w:t>
      </w:r>
      <w:r w:rsidR="00A87098">
        <w:t xml:space="preserve">ctual airflow volumes were observed to be substantially less than rated capacities. </w:t>
      </w:r>
      <w:r w:rsidR="00BA5D98">
        <w:t xml:space="preserve">As measured by the hotwire </w:t>
      </w:r>
      <w:commentRangeStart w:id="16"/>
      <w:r w:rsidR="00BA5D98">
        <w:t>velometer,</w:t>
      </w:r>
      <w:commentRangeEnd w:id="16"/>
      <w:r w:rsidR="00904FF7">
        <w:rPr>
          <w:rStyle w:val="CommentReference"/>
        </w:rPr>
        <w:commentReference w:id="16"/>
      </w:r>
      <w:r w:rsidR="00BA5D98">
        <w:t xml:space="preserve"> </w:t>
      </w:r>
      <w:ins w:id="17" w:author="Abhijit Dasgupta" w:date="2016-07-10T19:15:00Z">
        <w:r w:rsidR="00A04451">
          <w:t xml:space="preserve">the calculated average intake volumes of the </w:t>
        </w:r>
      </w:ins>
      <w:r w:rsidR="00BA5D98">
        <w:t xml:space="preserve">PHEAF units </w:t>
      </w:r>
      <w:r w:rsidR="00D75C53">
        <w:t xml:space="preserve">were </w:t>
      </w:r>
      <w:del w:id="18" w:author="Abhijit Dasgupta" w:date="2016-07-10T19:16:00Z">
        <w:r w:rsidR="00D75C53" w:rsidDel="00A04451">
          <w:delText xml:space="preserve">calculated with </w:delText>
        </w:r>
        <w:r w:rsidR="00BA5D98" w:rsidDel="00A04451">
          <w:delText xml:space="preserve">an average actual </w:delText>
        </w:r>
        <w:commentRangeStart w:id="19"/>
        <w:r w:rsidR="00BA5D98" w:rsidDel="00A04451">
          <w:delText xml:space="preserve">intake </w:delText>
        </w:r>
        <w:r w:rsidR="005D45C2" w:rsidDel="00A04451">
          <w:delText xml:space="preserve">volume </w:delText>
        </w:r>
        <w:commentRangeEnd w:id="19"/>
        <w:r w:rsidR="005D45C2" w:rsidDel="00A04451">
          <w:rPr>
            <w:rStyle w:val="CommentReference"/>
          </w:rPr>
          <w:commentReference w:id="19"/>
        </w:r>
        <w:r w:rsidR="00460974" w:rsidDel="00A04451">
          <w:delText>ranging</w:delText>
        </w:r>
      </w:del>
      <w:ins w:id="20" w:author="Abhijit Dasgupta" w:date="2016-07-10T19:16:00Z">
        <w:r w:rsidR="00A04451">
          <w:t>ranged</w:t>
        </w:r>
      </w:ins>
      <w:r w:rsidR="00460974">
        <w:t xml:space="preserve"> from </w:t>
      </w:r>
      <w:commentRangeStart w:id="21"/>
      <w:r w:rsidR="00F976B5">
        <w:t>25.9</w:t>
      </w:r>
      <w:r w:rsidR="00074B9B">
        <w:t>%</w:t>
      </w:r>
      <w:r w:rsidR="00F976B5">
        <w:t xml:space="preserve"> to 60.3</w:t>
      </w:r>
      <w:r w:rsidR="00074B9B">
        <w:t>%</w:t>
      </w:r>
      <w:commentRangeEnd w:id="21"/>
      <w:r w:rsidR="00896672">
        <w:rPr>
          <w:rStyle w:val="CommentReference"/>
        </w:rPr>
        <w:commentReference w:id="21"/>
      </w:r>
      <w:r w:rsidR="00F976B5">
        <w:t xml:space="preserve"> less than the </w:t>
      </w:r>
      <w:r w:rsidR="00BC7678">
        <w:t>PHEAF device</w:t>
      </w:r>
      <w:del w:id="22" w:author="Abhijit Dasgupta" w:date="2016-07-10T19:16:00Z">
        <w:r w:rsidR="00BC7678" w:rsidDel="00A04451">
          <w:delText>’</w:delText>
        </w:r>
      </w:del>
      <w:r w:rsidR="00BC7678">
        <w:t>s</w:t>
      </w:r>
      <w:ins w:id="23" w:author="Abhijit Dasgupta" w:date="2016-07-10T19:16:00Z">
        <w:r w:rsidR="00A04451">
          <w:t>’</w:t>
        </w:r>
      </w:ins>
      <w:r w:rsidR="00BC7678">
        <w:t xml:space="preserve"> </w:t>
      </w:r>
      <w:r w:rsidR="00F976B5">
        <w:t>rated value</w:t>
      </w:r>
      <w:r w:rsidR="00AB05A4">
        <w:t xml:space="preserve">. For example, </w:t>
      </w:r>
      <w:r w:rsidR="000119EF">
        <w:t xml:space="preserve">a manufacturer’s model </w:t>
      </w:r>
      <w:r w:rsidR="00AB05A4">
        <w:t xml:space="preserve">with an </w:t>
      </w:r>
      <w:r w:rsidR="00F976B5">
        <w:t xml:space="preserve">advertised flow rate of 2,000 cfm had an actual </w:t>
      </w:r>
      <w:r w:rsidR="00174703">
        <w:t xml:space="preserve">average </w:t>
      </w:r>
      <w:r w:rsidR="00F976B5">
        <w:t xml:space="preserve">flowrate </w:t>
      </w:r>
      <w:r w:rsidR="00074B9B">
        <w:t xml:space="preserve">around </w:t>
      </w:r>
      <w:r w:rsidR="00F976B5">
        <w:t>1,482 cfm.</w:t>
      </w:r>
      <w:r w:rsidR="003D2712">
        <w:t xml:space="preserve"> </w:t>
      </w:r>
      <w:r w:rsidR="00474FC2">
        <w:t xml:space="preserve">Similar findings were observed </w:t>
      </w:r>
      <w:r w:rsidR="00BB749A">
        <w:t>with measurements made with the balometer</w:t>
      </w:r>
      <w:r w:rsidR="00AB05A4">
        <w:t xml:space="preserve"> capture hood</w:t>
      </w:r>
      <w:r w:rsidR="00BB749A">
        <w:t xml:space="preserve">. </w:t>
      </w:r>
    </w:p>
    <w:p w14:paraId="6CA1E27B" w14:textId="2C737D1C" w:rsidR="00154071" w:rsidRDefault="00995615" w:rsidP="00A87098">
      <w:commentRangeStart w:id="24"/>
      <w:r w:rsidRPr="00604D9B">
        <w:t xml:space="preserve">Comparing </w:t>
      </w:r>
      <w:r>
        <w:t xml:space="preserve">measurements collected </w:t>
      </w:r>
      <w:r w:rsidRPr="00604D9B">
        <w:t xml:space="preserve">on the same unit </w:t>
      </w:r>
      <w:r w:rsidR="00FE139C">
        <w:t xml:space="preserve">indicated </w:t>
      </w:r>
      <w:r w:rsidR="00696575" w:rsidRPr="00696575">
        <w:t xml:space="preserve">exhaust volumes were </w:t>
      </w:r>
      <w:commentRangeStart w:id="25"/>
      <w:r w:rsidR="00696575">
        <w:t>14.8</w:t>
      </w:r>
      <w:r w:rsidR="00074B9B">
        <w:t>%</w:t>
      </w:r>
      <w:r w:rsidR="00696575">
        <w:t xml:space="preserve"> </w:t>
      </w:r>
      <w:commentRangeEnd w:id="25"/>
      <w:r w:rsidR="006A5032">
        <w:rPr>
          <w:rStyle w:val="CommentReference"/>
        </w:rPr>
        <w:commentReference w:id="25"/>
      </w:r>
      <w:r w:rsidR="008042A8">
        <w:t>(</w:t>
      </w:r>
      <w:r w:rsidR="008042A8" w:rsidRPr="00696575">
        <w:rPr>
          <w:i/>
        </w:rPr>
        <w:t>SD</w:t>
      </w:r>
      <w:r w:rsidR="008042A8">
        <w:t xml:space="preserve">=26.6) </w:t>
      </w:r>
      <w:r w:rsidR="00696575">
        <w:t xml:space="preserve">less </w:t>
      </w:r>
      <w:ins w:id="26" w:author="Abhijit Dasgupta" w:date="2016-07-10T19:17:00Z">
        <w:r w:rsidR="00A04451">
          <w:t xml:space="preserve">on average </w:t>
        </w:r>
      </w:ins>
      <w:r w:rsidR="00696575">
        <w:t xml:space="preserve">than </w:t>
      </w:r>
      <w:r w:rsidR="00696575" w:rsidRPr="00696575">
        <w:t>the calculated intake volumes</w:t>
      </w:r>
      <w:r>
        <w:t xml:space="preserve"> as measured using the hotwire anemometer technique</w:t>
      </w:r>
      <w:r w:rsidR="00696575" w:rsidRPr="00696575">
        <w:t xml:space="preserve">. These </w:t>
      </w:r>
      <w:r w:rsidR="00696575">
        <w:t xml:space="preserve">measurements </w:t>
      </w:r>
      <w:r w:rsidR="00696575" w:rsidRPr="00696575">
        <w:t xml:space="preserve">ranged from </w:t>
      </w:r>
      <w:commentRangeStart w:id="27"/>
      <w:r w:rsidR="00696575" w:rsidRPr="00696575">
        <w:t xml:space="preserve">a maximum of </w:t>
      </w:r>
      <w:r w:rsidR="00696575">
        <w:t>65</w:t>
      </w:r>
      <w:r w:rsidR="00074B9B">
        <w:t>%</w:t>
      </w:r>
      <w:r w:rsidR="00696575">
        <w:t xml:space="preserve"> </w:t>
      </w:r>
      <w:r w:rsidR="00696575" w:rsidRPr="00696575">
        <w:t xml:space="preserve">to a minimum of </w:t>
      </w:r>
      <w:r w:rsidR="00696575">
        <w:t>82.5</w:t>
      </w:r>
      <w:r w:rsidR="00074B9B">
        <w:t>%</w:t>
      </w:r>
      <w:commentRangeEnd w:id="27"/>
      <w:r w:rsidR="00A04451">
        <w:rPr>
          <w:rStyle w:val="CommentReference"/>
        </w:rPr>
        <w:commentReference w:id="27"/>
      </w:r>
      <w:r w:rsidR="00696575" w:rsidRPr="00696575">
        <w:t>.</w:t>
      </w:r>
      <w:r w:rsidR="008042A8">
        <w:t xml:space="preserve"> </w:t>
      </w:r>
      <w:r w:rsidR="0029543F">
        <w:t xml:space="preserve">A possible contributing reason for this </w:t>
      </w:r>
      <w:commentRangeStart w:id="28"/>
      <w:r w:rsidR="0029543F">
        <w:t>over</w:t>
      </w:r>
      <w:ins w:id="29" w:author="Abhijit Dasgupta" w:date="2016-07-10T19:17:00Z">
        <w:r w:rsidR="00A04451">
          <w:t>-</w:t>
        </w:r>
      </w:ins>
      <w:del w:id="30" w:author="Abhijit Dasgupta" w:date="2016-07-10T19:17:00Z">
        <w:r w:rsidR="0029543F" w:rsidDel="00A04451">
          <w:delText xml:space="preserve"> </w:delText>
        </w:r>
      </w:del>
      <w:r w:rsidR="0029543F">
        <w:t xml:space="preserve">estimate </w:t>
      </w:r>
      <w:commentRangeEnd w:id="28"/>
      <w:r w:rsidR="00A04451">
        <w:rPr>
          <w:rStyle w:val="CommentReference"/>
        </w:rPr>
        <w:commentReference w:id="28"/>
      </w:r>
      <w:r w:rsidR="0029543F">
        <w:t xml:space="preserve">is the filter grating on the face of the equipment, which could </w:t>
      </w:r>
      <w:commentRangeStart w:id="31"/>
      <w:commentRangeStart w:id="32"/>
      <w:r w:rsidR="0029543F">
        <w:t>affect air flow through each quadrant</w:t>
      </w:r>
      <w:commentRangeEnd w:id="31"/>
      <w:r w:rsidR="00BC20FE">
        <w:rPr>
          <w:rStyle w:val="CommentReference"/>
        </w:rPr>
        <w:commentReference w:id="31"/>
      </w:r>
      <w:commentRangeEnd w:id="32"/>
      <w:r w:rsidR="00BC20FE">
        <w:rPr>
          <w:rStyle w:val="CommentReference"/>
        </w:rPr>
        <w:commentReference w:id="32"/>
      </w:r>
      <w:r w:rsidR="00CE3A9A">
        <w:t xml:space="preserve"> or measurement error from </w:t>
      </w:r>
      <w:r w:rsidR="00E24D7E">
        <w:t>radiant</w:t>
      </w:r>
      <w:commentRangeStart w:id="33"/>
      <w:r w:rsidR="00CE3A9A">
        <w:t xml:space="preserve"> heat loss </w:t>
      </w:r>
      <w:commentRangeEnd w:id="33"/>
      <w:r w:rsidR="00CE3A9A">
        <w:rPr>
          <w:rStyle w:val="CommentReference"/>
        </w:rPr>
        <w:commentReference w:id="33"/>
      </w:r>
      <w:r w:rsidR="00CE3A9A">
        <w:t>(i.e. near wall effect)</w:t>
      </w:r>
      <w:r w:rsidR="0029543F">
        <w:t xml:space="preserve">. </w:t>
      </w:r>
      <w:r w:rsidR="00E24D7E">
        <w:t>I</w:t>
      </w:r>
      <w:r w:rsidR="00BC20FE">
        <w:t xml:space="preserve">ntake </w:t>
      </w:r>
      <w:r w:rsidR="00C94E71">
        <w:t xml:space="preserve">volumes averaged </w:t>
      </w:r>
      <w:r w:rsidR="008042A8">
        <w:t>9.3</w:t>
      </w:r>
      <w:r w:rsidR="00074B9B">
        <w:t>%</w:t>
      </w:r>
      <w:r w:rsidR="008042A8">
        <w:t xml:space="preserve"> (</w:t>
      </w:r>
      <w:r w:rsidR="008042A8" w:rsidRPr="008042A8">
        <w:rPr>
          <w:i/>
        </w:rPr>
        <w:t>SD</w:t>
      </w:r>
      <w:r w:rsidR="008042A8">
        <w:t xml:space="preserve">= 0.6) less then </w:t>
      </w:r>
      <w:r w:rsidR="00BC20FE">
        <w:t xml:space="preserve">exhaust </w:t>
      </w:r>
      <w:r w:rsidR="008042A8" w:rsidRPr="008042A8">
        <w:t>volumes</w:t>
      </w:r>
      <w:r w:rsidR="008042A8">
        <w:t xml:space="preserve"> </w:t>
      </w:r>
      <w:r w:rsidR="00E24D7E">
        <w:t xml:space="preserve">when measured by balometer capture hood. The intake volume </w:t>
      </w:r>
      <w:r w:rsidR="008042A8">
        <w:t>range</w:t>
      </w:r>
      <w:r w:rsidR="00E24D7E">
        <w:t>d</w:t>
      </w:r>
      <w:r w:rsidR="008042A8">
        <w:t xml:space="preserve"> from a maximum of </w:t>
      </w:r>
      <w:commentRangeStart w:id="34"/>
      <w:r w:rsidR="008042A8">
        <w:t>13.5</w:t>
      </w:r>
      <w:r w:rsidR="00074B9B">
        <w:t>%</w:t>
      </w:r>
      <w:r w:rsidR="008042A8">
        <w:t xml:space="preserve"> </w:t>
      </w:r>
      <w:r w:rsidR="008042A8" w:rsidRPr="008042A8">
        <w:t xml:space="preserve">to a minimum of </w:t>
      </w:r>
      <w:r w:rsidR="008042A8">
        <w:t>26.3</w:t>
      </w:r>
      <w:r w:rsidR="00074B9B">
        <w:t>%</w:t>
      </w:r>
      <w:r w:rsidR="008042A8" w:rsidRPr="008042A8">
        <w:t xml:space="preserve">. </w:t>
      </w:r>
      <w:commentRangeEnd w:id="24"/>
      <w:r w:rsidR="00A04451">
        <w:rPr>
          <w:rStyle w:val="CommentReference"/>
        </w:rPr>
        <w:commentReference w:id="24"/>
      </w:r>
      <w:r w:rsidR="008042A8" w:rsidRPr="008042A8">
        <w:t xml:space="preserve"> </w:t>
      </w:r>
      <w:commentRangeEnd w:id="34"/>
      <w:r w:rsidR="006A5032">
        <w:rPr>
          <w:rStyle w:val="CommentReference"/>
        </w:rPr>
        <w:commentReference w:id="34"/>
      </w:r>
      <w:r w:rsidR="008042A8" w:rsidRPr="008042A8">
        <w:t xml:space="preserve"> </w:t>
      </w:r>
    </w:p>
    <w:p w14:paraId="197A8631" w14:textId="77777777" w:rsidR="0029543F" w:rsidRDefault="00995615" w:rsidP="00604D9B">
      <w:pPr>
        <w:spacing w:after="0"/>
      </w:pPr>
      <w:r>
        <w:t>A</w:t>
      </w:r>
      <w:commentRangeStart w:id="35"/>
      <w:r w:rsidR="00C94E71" w:rsidRPr="00604D9B">
        <w:t xml:space="preserve">nemometer </w:t>
      </w:r>
      <w:r w:rsidR="00962F64" w:rsidRPr="00604D9B">
        <w:t>volumes</w:t>
      </w:r>
      <w:r w:rsidR="00C94E71" w:rsidRPr="00604D9B">
        <w:t xml:space="preserve"> </w:t>
      </w:r>
      <w:commentRangeEnd w:id="35"/>
      <w:r w:rsidR="00C94E71" w:rsidRPr="00604D9B">
        <w:rPr>
          <w:rStyle w:val="CommentReference"/>
          <w:sz w:val="24"/>
          <w:szCs w:val="24"/>
        </w:rPr>
        <w:commentReference w:id="35"/>
      </w:r>
      <w:r w:rsidR="00962F64" w:rsidRPr="00604D9B">
        <w:t>(</w:t>
      </w:r>
      <w:r w:rsidR="00C94E71" w:rsidRPr="00604D9B">
        <w:t xml:space="preserve">i.e. </w:t>
      </w:r>
      <w:commentRangeStart w:id="36"/>
      <w:r w:rsidR="00962F64" w:rsidRPr="00604D9B">
        <w:t xml:space="preserve">intake+exhaust/2) </w:t>
      </w:r>
      <w:commentRangeEnd w:id="36"/>
      <w:r w:rsidR="00070267">
        <w:rPr>
          <w:rStyle w:val="CommentReference"/>
        </w:rPr>
        <w:commentReference w:id="36"/>
      </w:r>
      <w:r w:rsidR="00962F64" w:rsidRPr="00604D9B">
        <w:t xml:space="preserve">were </w:t>
      </w:r>
      <w:commentRangeStart w:id="37"/>
      <w:r w:rsidR="00962F64" w:rsidRPr="00604D9B">
        <w:t>2</w:t>
      </w:r>
      <w:r w:rsidR="00C94E71" w:rsidRPr="00604D9B">
        <w:t>6</w:t>
      </w:r>
      <w:commentRangeEnd w:id="37"/>
      <w:r w:rsidR="00C94E71" w:rsidRPr="00604D9B">
        <w:rPr>
          <w:rStyle w:val="CommentReference"/>
          <w:sz w:val="24"/>
          <w:szCs w:val="24"/>
        </w:rPr>
        <w:commentReference w:id="37"/>
      </w:r>
      <w:r w:rsidR="00BB749A">
        <w:t>%</w:t>
      </w:r>
      <w:r w:rsidR="00962F64" w:rsidRPr="00604D9B">
        <w:t xml:space="preserve">higher than the average </w:t>
      </w:r>
      <w:r w:rsidR="00C94E71" w:rsidRPr="00604D9B">
        <w:t xml:space="preserve">balometer capture hood </w:t>
      </w:r>
      <w:r w:rsidR="00962F64" w:rsidRPr="00604D9B">
        <w:t>volumes (intake+exhaust/2).</w:t>
      </w:r>
      <w:r w:rsidR="0029543F">
        <w:t xml:space="preserve"> </w:t>
      </w:r>
      <w:r w:rsidR="007776C1">
        <w:t xml:space="preserve">Moreover, the average anemometer volumes are </w:t>
      </w:r>
      <w:commentRangeStart w:id="38"/>
      <w:r w:rsidR="007776C1">
        <w:t>36%</w:t>
      </w:r>
      <w:commentRangeEnd w:id="38"/>
      <w:r w:rsidR="00D75C53">
        <w:rPr>
          <w:rStyle w:val="CommentReference"/>
        </w:rPr>
        <w:commentReference w:id="38"/>
      </w:r>
      <w:r w:rsidR="007776C1">
        <w:t xml:space="preserve"> more variable than the average balometer readings. </w:t>
      </w:r>
      <w:r w:rsidR="00BB749A" w:rsidRPr="00604D9B">
        <w:t>The</w:t>
      </w:r>
      <w:r w:rsidR="006A4398">
        <w:t xml:space="preserve"> variability between the measurement techniques</w:t>
      </w:r>
      <w:r w:rsidR="00BB749A" w:rsidRPr="00604D9B">
        <w:t xml:space="preserve"> ranged from a maximum of 44.55 </w:t>
      </w:r>
      <w:r w:rsidR="00BB749A">
        <w:t>%</w:t>
      </w:r>
      <w:r w:rsidR="00BB749A" w:rsidRPr="00604D9B">
        <w:t xml:space="preserve"> to a minimum of 5.5</w:t>
      </w:r>
      <w:r w:rsidR="00BB749A">
        <w:t xml:space="preserve">% </w:t>
      </w:r>
      <w:r w:rsidR="00BB749A" w:rsidRPr="00604D9B">
        <w:t>(</w:t>
      </w:r>
      <w:r w:rsidR="00BB749A" w:rsidRPr="00D91A8A">
        <w:rPr>
          <w:i/>
        </w:rPr>
        <w:t>SD</w:t>
      </w:r>
      <w:r w:rsidR="00BB749A" w:rsidRPr="00604D9B">
        <w:t>=9.4)</w:t>
      </w:r>
      <w:r w:rsidR="00BB749A">
        <w:t xml:space="preserve">. </w:t>
      </w:r>
      <w:r w:rsidR="007776C1">
        <w:t xml:space="preserve">In this paired experiment where both techniques are measuring the same airflow, the balometer </w:t>
      </w:r>
      <w:r w:rsidR="0029543F">
        <w:t xml:space="preserve">capture hood </w:t>
      </w:r>
      <w:r w:rsidR="007776C1">
        <w:t>appears to be more reliable given its smaller variability.</w:t>
      </w:r>
      <w:r w:rsidR="00C94E71" w:rsidRPr="00604D9B">
        <w:t xml:space="preserve"> </w:t>
      </w:r>
    </w:p>
    <w:p w14:paraId="0C7AC2DF" w14:textId="77777777" w:rsidR="00BC20FE" w:rsidRDefault="00BC20FE" w:rsidP="00604D9B">
      <w:pPr>
        <w:spacing w:after="0"/>
      </w:pPr>
    </w:p>
    <w:p w14:paraId="5C9299E9" w14:textId="77777777" w:rsidR="0029543F" w:rsidRDefault="00652B0F" w:rsidP="00BC20FE">
      <w:pPr>
        <w:spacing w:after="0"/>
        <w:ind w:firstLine="0"/>
      </w:pPr>
      <w:r>
        <w:t>Figure</w:t>
      </w:r>
      <w:r w:rsidR="00BC20FE">
        <w:t xml:space="preserve"> XX. </w:t>
      </w:r>
      <w:commentRangeStart w:id="39"/>
      <w:r w:rsidR="00BC20FE" w:rsidRPr="00BC20FE">
        <w:t xml:space="preserve">Air </w:t>
      </w:r>
      <w:commentRangeEnd w:id="39"/>
      <w:r w:rsidR="00181F55">
        <w:rPr>
          <w:rStyle w:val="CommentReference"/>
        </w:rPr>
        <w:commentReference w:id="39"/>
      </w:r>
      <w:r w:rsidR="00BC20FE" w:rsidRPr="00BC20FE">
        <w:t>volume measurements by anemometer and balometer technique</w:t>
      </w:r>
    </w:p>
    <w:p w14:paraId="7F27629F" w14:textId="77777777" w:rsidR="00BC20FE" w:rsidRDefault="009D5CB6" w:rsidP="00BC20FE">
      <w:pPr>
        <w:spacing w:after="0"/>
        <w:ind w:firstLine="0"/>
      </w:pPr>
      <w:r w:rsidRPr="009D5CB6">
        <w:rPr>
          <w:noProof/>
        </w:rPr>
        <w:lastRenderedPageBreak/>
        <w:drawing>
          <wp:inline distT="0" distB="0" distL="0" distR="0" wp14:anchorId="0FE65AB8" wp14:editId="13330882">
            <wp:extent cx="3839448" cy="28098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7784" cy="2815975"/>
                    </a:xfrm>
                    <a:prstGeom prst="rect">
                      <a:avLst/>
                    </a:prstGeom>
                    <a:noFill/>
                    <a:ln>
                      <a:noFill/>
                    </a:ln>
                  </pic:spPr>
                </pic:pic>
              </a:graphicData>
            </a:graphic>
          </wp:inline>
        </w:drawing>
      </w:r>
    </w:p>
    <w:p w14:paraId="24FF6BF1" w14:textId="77777777" w:rsidR="00BC20FE" w:rsidRDefault="00BC20FE" w:rsidP="00604D9B">
      <w:pPr>
        <w:spacing w:after="0"/>
      </w:pPr>
    </w:p>
    <w:p w14:paraId="75DCD1E4" w14:textId="77777777" w:rsidR="00A8776F" w:rsidRDefault="00A8776F" w:rsidP="00604D9B">
      <w:pPr>
        <w:spacing w:after="0"/>
      </w:pPr>
    </w:p>
    <w:p w14:paraId="336D13C3" w14:textId="77777777" w:rsidR="00604D9B" w:rsidRDefault="00604D9B" w:rsidP="00604D9B">
      <w:pPr>
        <w:spacing w:after="0"/>
      </w:pPr>
      <w:commentRangeStart w:id="40"/>
      <w:r w:rsidRPr="009D5CB6">
        <w:rPr>
          <w:strike/>
        </w:rPr>
        <w:t xml:space="preserve">Of the volumetric measurements taken, variability was highest at the PHEAF’s intake. </w:t>
      </w:r>
      <w:commentRangeEnd w:id="40"/>
      <w:r w:rsidR="00CE3A9A" w:rsidRPr="009D5CB6">
        <w:rPr>
          <w:strike/>
        </w:rPr>
        <w:t>The coefficient of relative variation for intake (</w:t>
      </w:r>
      <w:r w:rsidR="00CE3A9A" w:rsidRPr="009D5CB6">
        <w:rPr>
          <w:i/>
          <w:strike/>
        </w:rPr>
        <w:t>CV</w:t>
      </w:r>
      <w:r w:rsidR="00CE3A9A" w:rsidRPr="009D5CB6">
        <w:rPr>
          <w:strike/>
        </w:rPr>
        <w:t>=.56) and exhaust measurements (</w:t>
      </w:r>
      <w:r w:rsidR="00CE3A9A" w:rsidRPr="009D5CB6">
        <w:rPr>
          <w:i/>
          <w:strike/>
        </w:rPr>
        <w:t>CV</w:t>
      </w:r>
      <w:r w:rsidR="00CE3A9A" w:rsidRPr="009D5CB6">
        <w:rPr>
          <w:strike/>
        </w:rPr>
        <w:t xml:space="preserve">=0.49) by </w:t>
      </w:r>
      <w:r w:rsidR="0029543F" w:rsidRPr="009D5CB6">
        <w:rPr>
          <w:rStyle w:val="CommentReference"/>
          <w:strike/>
        </w:rPr>
        <w:commentReference w:id="40"/>
      </w:r>
      <w:r w:rsidR="00CE3A9A" w:rsidRPr="009D5CB6">
        <w:rPr>
          <w:strike/>
        </w:rPr>
        <w:t>hotwire anemometer technique showed greater variance relative to their mean compared to intake (</w:t>
      </w:r>
      <w:r w:rsidR="00CE3A9A" w:rsidRPr="009D5CB6">
        <w:rPr>
          <w:i/>
          <w:strike/>
        </w:rPr>
        <w:t>CV</w:t>
      </w:r>
      <w:r w:rsidR="00CE3A9A" w:rsidRPr="009D5CB6">
        <w:rPr>
          <w:strike/>
        </w:rPr>
        <w:t xml:space="preserve">=0.34) and exhaust </w:t>
      </w:r>
      <w:commentRangeStart w:id="41"/>
      <w:r w:rsidR="00CE3A9A" w:rsidRPr="009D5CB6">
        <w:rPr>
          <w:strike/>
        </w:rPr>
        <w:t>(</w:t>
      </w:r>
      <w:r w:rsidR="00CE3A9A" w:rsidRPr="009D5CB6">
        <w:rPr>
          <w:i/>
          <w:strike/>
        </w:rPr>
        <w:t>CV</w:t>
      </w:r>
      <w:r w:rsidR="00CE3A9A" w:rsidRPr="009D5CB6">
        <w:rPr>
          <w:strike/>
        </w:rPr>
        <w:t xml:space="preserve">=0.33) </w:t>
      </w:r>
      <w:commentRangeEnd w:id="41"/>
      <w:r w:rsidR="00CE3A9A" w:rsidRPr="009D5CB6">
        <w:rPr>
          <w:rStyle w:val="CommentReference"/>
          <w:strike/>
        </w:rPr>
        <w:commentReference w:id="41"/>
      </w:r>
      <w:r w:rsidR="00CE3A9A" w:rsidRPr="009D5CB6">
        <w:rPr>
          <w:strike/>
        </w:rPr>
        <w:t>measurements taken by the balometer</w:t>
      </w:r>
      <w:r w:rsidR="00BC20FE" w:rsidRPr="009D5CB6">
        <w:rPr>
          <w:strike/>
        </w:rPr>
        <w:t xml:space="preserve"> capture hood</w:t>
      </w:r>
      <w:r w:rsidR="00CE3A9A" w:rsidRPr="009D5CB6">
        <w:rPr>
          <w:strike/>
        </w:rPr>
        <w:t>.</w:t>
      </w:r>
      <w:r w:rsidR="00CE3A9A">
        <w:t xml:space="preserve"> </w:t>
      </w:r>
    </w:p>
    <w:p w14:paraId="7A9BE419" w14:textId="77777777" w:rsidR="002A3EDF" w:rsidRDefault="00962F64" w:rsidP="00604D9B">
      <w:pPr>
        <w:spacing w:after="0"/>
      </w:pPr>
      <w:r w:rsidRPr="00604D9B">
        <w:t xml:space="preserve"> </w:t>
      </w:r>
    </w:p>
    <w:p w14:paraId="498A7F21" w14:textId="77777777" w:rsidR="00962F64" w:rsidRDefault="00962F64" w:rsidP="00896672">
      <w:pPr>
        <w:ind w:firstLine="0"/>
      </w:pPr>
      <w:r>
        <w:t>Table XX. Comparison of average percent difference between intake volume and exhaust volume between datasets</w:t>
      </w:r>
    </w:p>
    <w:tbl>
      <w:tblPr>
        <w:tblStyle w:val="TableGrid"/>
        <w:tblW w:w="0" w:type="auto"/>
        <w:tblLook w:val="04A0" w:firstRow="1" w:lastRow="0" w:firstColumn="1" w:lastColumn="0" w:noHBand="0" w:noVBand="1"/>
      </w:tblPr>
      <w:tblGrid>
        <w:gridCol w:w="3116"/>
        <w:gridCol w:w="3117"/>
        <w:gridCol w:w="3117"/>
      </w:tblGrid>
      <w:tr w:rsidR="008F711A" w14:paraId="60EF3E71" w14:textId="77777777" w:rsidTr="008F711A">
        <w:tc>
          <w:tcPr>
            <w:tcW w:w="3116" w:type="dxa"/>
          </w:tcPr>
          <w:p w14:paraId="613BEC21" w14:textId="77777777" w:rsidR="008F711A" w:rsidRDefault="008F711A" w:rsidP="00896672">
            <w:pPr>
              <w:ind w:firstLine="0"/>
            </w:pPr>
            <w:r>
              <w:t>Measurement Technique</w:t>
            </w:r>
          </w:p>
        </w:tc>
        <w:tc>
          <w:tcPr>
            <w:tcW w:w="3117" w:type="dxa"/>
          </w:tcPr>
          <w:p w14:paraId="52DE9158" w14:textId="77777777" w:rsidR="008F711A" w:rsidRDefault="008F711A" w:rsidP="008F711A">
            <w:pPr>
              <w:ind w:firstLine="0"/>
            </w:pPr>
            <w:r>
              <w:t xml:space="preserve">All measurements </w:t>
            </w:r>
          </w:p>
        </w:tc>
        <w:tc>
          <w:tcPr>
            <w:tcW w:w="3117" w:type="dxa"/>
          </w:tcPr>
          <w:p w14:paraId="3F7AB143" w14:textId="77777777" w:rsidR="008F711A" w:rsidRDefault="008F711A" w:rsidP="00896672">
            <w:pPr>
              <w:ind w:firstLine="0"/>
            </w:pPr>
            <w:r>
              <w:t>Measurements taken on same unit</w:t>
            </w:r>
            <w:r w:rsidR="00EC670E">
              <w:t xml:space="preserve"> </w:t>
            </w:r>
          </w:p>
        </w:tc>
      </w:tr>
      <w:tr w:rsidR="008F711A" w14:paraId="2259DF91" w14:textId="77777777" w:rsidTr="008F711A">
        <w:tc>
          <w:tcPr>
            <w:tcW w:w="3116" w:type="dxa"/>
          </w:tcPr>
          <w:p w14:paraId="553B4C7E" w14:textId="77777777" w:rsidR="008F711A" w:rsidRDefault="008F711A" w:rsidP="00896672">
            <w:pPr>
              <w:ind w:firstLine="0"/>
            </w:pPr>
            <w:r>
              <w:t>Anemometer</w:t>
            </w:r>
          </w:p>
        </w:tc>
        <w:tc>
          <w:tcPr>
            <w:tcW w:w="3117" w:type="dxa"/>
          </w:tcPr>
          <w:p w14:paraId="5EF256A3" w14:textId="77777777" w:rsidR="008F711A" w:rsidRDefault="003B26E1" w:rsidP="003B26E1">
            <w:pPr>
              <w:ind w:firstLine="0"/>
            </w:pPr>
            <w:r>
              <w:t xml:space="preserve">Intake </w:t>
            </w:r>
            <w:r w:rsidR="00962F64">
              <w:t>1</w:t>
            </w:r>
            <w:r w:rsidR="008F711A">
              <w:t>5.7 % (</w:t>
            </w:r>
            <w:r w:rsidR="008F711A" w:rsidRPr="0029543F">
              <w:rPr>
                <w:i/>
              </w:rPr>
              <w:t>SD</w:t>
            </w:r>
            <w:r w:rsidR="008F711A">
              <w:t xml:space="preserve">= </w:t>
            </w:r>
            <w:r w:rsidR="00962F64">
              <w:t>60</w:t>
            </w:r>
            <w:r w:rsidR="008F711A">
              <w:t xml:space="preserve">) less than </w:t>
            </w:r>
            <w:r>
              <w:t>exhaust</w:t>
            </w:r>
          </w:p>
        </w:tc>
        <w:tc>
          <w:tcPr>
            <w:tcW w:w="3117" w:type="dxa"/>
          </w:tcPr>
          <w:p w14:paraId="11F29564" w14:textId="77777777" w:rsidR="008F711A" w:rsidRDefault="008F711A" w:rsidP="00962F64">
            <w:pPr>
              <w:ind w:firstLine="0"/>
            </w:pPr>
            <w:r>
              <w:t>Intake 14</w:t>
            </w:r>
            <w:r w:rsidR="00DB44AA">
              <w:t>.8</w:t>
            </w:r>
            <w:r>
              <w:t>% (</w:t>
            </w:r>
            <w:r w:rsidRPr="008F711A">
              <w:rPr>
                <w:i/>
              </w:rPr>
              <w:t>SD</w:t>
            </w:r>
            <w:r>
              <w:t>=</w:t>
            </w:r>
            <w:r w:rsidR="00962F64">
              <w:t>27</w:t>
            </w:r>
            <w:r>
              <w:t>) greater than exhaust</w:t>
            </w:r>
          </w:p>
        </w:tc>
      </w:tr>
      <w:tr w:rsidR="008F711A" w14:paraId="39362450" w14:textId="77777777" w:rsidTr="008F711A">
        <w:tc>
          <w:tcPr>
            <w:tcW w:w="3116" w:type="dxa"/>
          </w:tcPr>
          <w:p w14:paraId="6CE28707" w14:textId="77777777" w:rsidR="008F711A" w:rsidRDefault="008F711A" w:rsidP="00896672">
            <w:pPr>
              <w:ind w:firstLine="0"/>
            </w:pPr>
            <w:r>
              <w:t>Balometer</w:t>
            </w:r>
          </w:p>
        </w:tc>
        <w:tc>
          <w:tcPr>
            <w:tcW w:w="3117" w:type="dxa"/>
          </w:tcPr>
          <w:p w14:paraId="49631114" w14:textId="77777777" w:rsidR="008F711A" w:rsidRDefault="003B26E1" w:rsidP="00962F64">
            <w:pPr>
              <w:ind w:firstLine="0"/>
            </w:pPr>
            <w:r>
              <w:t>Intake</w:t>
            </w:r>
            <w:r w:rsidR="00962F64">
              <w:t xml:space="preserve"> 12 % (</w:t>
            </w:r>
            <w:r w:rsidR="00962F64" w:rsidRPr="00962F64">
              <w:rPr>
                <w:i/>
              </w:rPr>
              <w:t>SD</w:t>
            </w:r>
            <w:r>
              <w:t>=10) less than exhaust</w:t>
            </w:r>
          </w:p>
        </w:tc>
        <w:tc>
          <w:tcPr>
            <w:tcW w:w="3117" w:type="dxa"/>
          </w:tcPr>
          <w:p w14:paraId="7892F7B7" w14:textId="77777777" w:rsidR="008F711A" w:rsidRDefault="004E60A0" w:rsidP="0029734D">
            <w:pPr>
              <w:ind w:firstLine="0"/>
            </w:pPr>
            <w:r>
              <w:t xml:space="preserve">Intake </w:t>
            </w:r>
            <w:r w:rsidR="00962F64">
              <w:t xml:space="preserve"> 9.3% (</w:t>
            </w:r>
            <w:r w:rsidR="00962F64" w:rsidRPr="00962F64">
              <w:rPr>
                <w:i/>
              </w:rPr>
              <w:t>SD</w:t>
            </w:r>
            <w:r w:rsidR="00962F64">
              <w:t xml:space="preserve">=0.6) </w:t>
            </w:r>
            <w:r w:rsidR="0029734D">
              <w:t>less</w:t>
            </w:r>
            <w:r>
              <w:t xml:space="preserve"> </w:t>
            </w:r>
            <w:r w:rsidR="00962F64">
              <w:t xml:space="preserve">than </w:t>
            </w:r>
            <w:r>
              <w:t xml:space="preserve">exhaust </w:t>
            </w:r>
          </w:p>
        </w:tc>
      </w:tr>
    </w:tbl>
    <w:p w14:paraId="6D1BDC37" w14:textId="77777777" w:rsidR="002A3EDF" w:rsidRDefault="002A3EDF" w:rsidP="00896672">
      <w:pPr>
        <w:ind w:firstLine="0"/>
      </w:pPr>
    </w:p>
    <w:p w14:paraId="60DC0AF0" w14:textId="77777777" w:rsidR="00D073EF" w:rsidRDefault="00F976B5" w:rsidP="00A87098">
      <w:r>
        <w:t xml:space="preserve">Variability was seen across the </w:t>
      </w:r>
      <w:r w:rsidR="00174703">
        <w:t xml:space="preserve">9 filter sectors </w:t>
      </w:r>
      <w:r>
        <w:t xml:space="preserve">with average velocity ranging from </w:t>
      </w:r>
      <w:commentRangeStart w:id="42"/>
      <w:r w:rsidR="00174703">
        <w:t>398 feet per minute (fpm) to 432 fpm</w:t>
      </w:r>
      <w:commentRangeEnd w:id="42"/>
      <w:r w:rsidR="00D86276">
        <w:rPr>
          <w:rStyle w:val="CommentReference"/>
        </w:rPr>
        <w:commentReference w:id="42"/>
      </w:r>
      <w:r w:rsidR="00174703">
        <w:t>.</w:t>
      </w:r>
      <w:r>
        <w:t xml:space="preserve"> </w:t>
      </w:r>
      <w:r w:rsidR="00093412">
        <w:t>T</w:t>
      </w:r>
      <w:r w:rsidR="00174703">
        <w:t xml:space="preserve">he lowest velocity measurement was associated with the smallest variability, which was observed in the center of the filter face. </w:t>
      </w:r>
    </w:p>
    <w:p w14:paraId="749C74D2" w14:textId="77777777" w:rsidR="00174703" w:rsidRDefault="00174703" w:rsidP="000C196C">
      <w:pPr>
        <w:ind w:firstLine="0"/>
      </w:pPr>
      <w:r>
        <w:t>TABLE X. Velocity measured at 9 filter sectors</w:t>
      </w:r>
      <w:r w:rsidR="0005339E">
        <w:t xml:space="preserve"> during the study period, excluding control units</w:t>
      </w:r>
    </w:p>
    <w:p w14:paraId="313AA21D" w14:textId="77777777" w:rsidR="00174703" w:rsidRDefault="00174703" w:rsidP="000C196C">
      <w:pPr>
        <w:ind w:firstLine="0"/>
      </w:pPr>
      <w:commentRangeStart w:id="43"/>
      <w:r w:rsidRPr="00174703">
        <w:rPr>
          <w:noProof/>
        </w:rPr>
        <w:lastRenderedPageBreak/>
        <w:drawing>
          <wp:inline distT="0" distB="0" distL="0" distR="0" wp14:anchorId="27DA1787" wp14:editId="74C567A3">
            <wp:extent cx="4895422"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46930"/>
                    <a:stretch/>
                  </pic:blipFill>
                  <pic:spPr bwMode="auto">
                    <a:xfrm>
                      <a:off x="0" y="0"/>
                      <a:ext cx="4904041" cy="2022855"/>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070267">
        <w:rPr>
          <w:rStyle w:val="CommentReference"/>
        </w:rPr>
        <w:commentReference w:id="43"/>
      </w:r>
    </w:p>
    <w:p w14:paraId="3169F5E6" w14:textId="77777777" w:rsidR="00D86276" w:rsidRDefault="006F581B" w:rsidP="000C196C">
      <w:pPr>
        <w:ind w:firstLine="0"/>
      </w:pPr>
      <w:r>
        <w:tab/>
      </w:r>
      <w:r w:rsidR="00D86276">
        <w:t>Comparing the middle center velocity measurements to the measurements of the other eight sectors, we find that at low</w:t>
      </w:r>
      <w:r w:rsidR="00093412">
        <w:t>er</w:t>
      </w:r>
      <w:r w:rsidR="00D86276">
        <w:t xml:space="preserve"> velocities the </w:t>
      </w:r>
      <w:r w:rsidR="00093412">
        <w:t>measurement values are similar</w:t>
      </w:r>
      <w:r w:rsidR="00D86276">
        <w:t xml:space="preserve">, but at higher velocities the perimeter (corner sectors) are consistently higher. This suggests that at </w:t>
      </w:r>
      <w:commentRangeStart w:id="44"/>
      <w:r w:rsidR="00D86276">
        <w:t xml:space="preserve">higher velocities </w:t>
      </w:r>
      <w:commentRangeEnd w:id="44"/>
      <w:r w:rsidR="00D86276">
        <w:rPr>
          <w:rStyle w:val="CommentReference"/>
        </w:rPr>
        <w:commentReference w:id="44"/>
      </w:r>
      <w:r w:rsidR="00D86276">
        <w:t>there is greater variability and a positive bias in measurements at the perimeter</w:t>
      </w:r>
      <w:r w:rsidR="00093412">
        <w:t xml:space="preserve"> sectors compared</w:t>
      </w:r>
      <w:r w:rsidR="00D86276">
        <w:t xml:space="preserve"> to the center</w:t>
      </w:r>
      <w:r w:rsidR="00093412">
        <w:t xml:space="preserve"> of the filter</w:t>
      </w:r>
      <w:r w:rsidR="00D86276">
        <w:t xml:space="preserve">. </w:t>
      </w:r>
    </w:p>
    <w:p w14:paraId="490B3758" w14:textId="77777777" w:rsidR="006F581B" w:rsidRDefault="006F581B" w:rsidP="000C196C">
      <w:pPr>
        <w:ind w:firstLine="0"/>
      </w:pPr>
    </w:p>
    <w:p w14:paraId="1C0E49CC" w14:textId="77777777" w:rsidR="00070267" w:rsidRDefault="007200BB">
      <w:pPr>
        <w:keepNext/>
        <w:ind w:firstLine="0"/>
        <w:rPr>
          <w:ins w:id="45" w:author="Abhijit Dasgupta" w:date="2016-07-10T19:24:00Z"/>
        </w:rPr>
        <w:pPrChange w:id="46" w:author="Abhijit Dasgupta" w:date="2016-07-10T19:24:00Z">
          <w:pPr>
            <w:ind w:firstLine="0"/>
          </w:pPr>
        </w:pPrChange>
      </w:pPr>
      <w:commentRangeStart w:id="47"/>
      <w:r>
        <w:rPr>
          <w:noProof/>
        </w:rPr>
        <w:drawing>
          <wp:inline distT="0" distB="0" distL="0" distR="0" wp14:anchorId="5425D100" wp14:editId="49CFBF59">
            <wp:extent cx="4572000" cy="2869545"/>
            <wp:effectExtent l="19050" t="0" r="0" b="0"/>
            <wp:docPr id="11" name="Picture 1" descr="C:\Users\Dererk\Downloads\velocityplot.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erk\Downloads\velocityplot.jpg.jpeg"/>
                    <pic:cNvPicPr>
                      <a:picLocks noChangeAspect="1" noChangeArrowheads="1"/>
                    </pic:cNvPicPr>
                  </pic:nvPicPr>
                  <pic:blipFill>
                    <a:blip r:embed="rId12"/>
                    <a:srcRect/>
                    <a:stretch>
                      <a:fillRect/>
                    </a:stretch>
                  </pic:blipFill>
                  <pic:spPr bwMode="auto">
                    <a:xfrm>
                      <a:off x="0" y="0"/>
                      <a:ext cx="4572000" cy="2869545"/>
                    </a:xfrm>
                    <a:prstGeom prst="rect">
                      <a:avLst/>
                    </a:prstGeom>
                    <a:noFill/>
                    <a:ln w="9525">
                      <a:noFill/>
                      <a:miter lim="800000"/>
                      <a:headEnd/>
                      <a:tailEnd/>
                    </a:ln>
                  </pic:spPr>
                </pic:pic>
              </a:graphicData>
            </a:graphic>
          </wp:inline>
        </w:drawing>
      </w:r>
      <w:commentRangeEnd w:id="47"/>
      <w:r w:rsidR="00F60CD5">
        <w:rPr>
          <w:rStyle w:val="CommentReference"/>
        </w:rPr>
        <w:commentReference w:id="47"/>
      </w:r>
    </w:p>
    <w:p w14:paraId="4E570D0D" w14:textId="012B0598" w:rsidR="006F581B" w:rsidRDefault="00070267">
      <w:pPr>
        <w:pStyle w:val="Caption"/>
        <w:pPrChange w:id="48" w:author="Abhijit Dasgupta" w:date="2016-07-10T19:24:00Z">
          <w:pPr>
            <w:ind w:firstLine="0"/>
          </w:pPr>
        </w:pPrChange>
      </w:pPr>
      <w:ins w:id="49" w:author="Abhijit Dasgupta" w:date="2016-07-10T19:24:00Z">
        <w:r>
          <w:t xml:space="preserve">Figure </w:t>
        </w:r>
        <w:r>
          <w:fldChar w:fldCharType="begin"/>
        </w:r>
        <w:r>
          <w:instrText xml:space="preserve"> SEQ Figure \* ARABIC </w:instrText>
        </w:r>
      </w:ins>
      <w:r>
        <w:fldChar w:fldCharType="separate"/>
      </w:r>
      <w:ins w:id="50" w:author="Abhijit Dasgupta" w:date="2016-07-10T19:24:00Z">
        <w:r>
          <w:rPr>
            <w:noProof/>
          </w:rPr>
          <w:t>1</w:t>
        </w:r>
        <w:r>
          <w:fldChar w:fldCharType="end"/>
        </w:r>
        <w:r>
          <w:t>: Bland-Altman plots of the balometer velocities for each of the 8 sectors compared to the center sector. The so</w:t>
        </w:r>
      </w:ins>
      <w:ins w:id="51" w:author="Abhijit Dasgupta" w:date="2016-07-10T19:25:00Z">
        <w:r w:rsidR="00F60CD5">
          <w:t xml:space="preserve">lid horizontal like represents no difference, and the blue line is a loess smoother applied to the data. The Bland-Altman plots the average of the two measurements on the x-axis and the difference between the measurements on the y-axis. </w:t>
        </w:r>
      </w:ins>
    </w:p>
    <w:p w14:paraId="7C9C7CA4" w14:textId="438D3178" w:rsidR="007200BB" w:rsidRDefault="007200BB" w:rsidP="007200BB">
      <w:pPr>
        <w:ind w:firstLine="0"/>
        <w:rPr>
          <w:shd w:val="clear" w:color="auto" w:fill="FFFFFF"/>
        </w:rPr>
      </w:pPr>
      <w:r>
        <w:rPr>
          <w:shd w:val="clear" w:color="auto" w:fill="FFFFFF"/>
        </w:rPr>
        <w:tab/>
        <w:t>To assess the degree of agreement between the two techniques, for each paired test th</w:t>
      </w:r>
      <w:r w:rsidR="0001532A">
        <w:rPr>
          <w:shd w:val="clear" w:color="auto" w:fill="FFFFFF"/>
        </w:rPr>
        <w:t xml:space="preserve">e </w:t>
      </w:r>
      <w:ins w:id="52" w:author="Abhijit Dasgupta" w:date="2016-07-10T19:28:00Z">
        <w:r w:rsidR="00F60CD5">
          <w:rPr>
            <w:shd w:val="clear" w:color="auto" w:fill="FFFFFF"/>
          </w:rPr>
          <w:t xml:space="preserve">proportional </w:t>
        </w:r>
      </w:ins>
      <w:r w:rsidR="0001532A">
        <w:rPr>
          <w:shd w:val="clear" w:color="auto" w:fill="FFFFFF"/>
        </w:rPr>
        <w:t>difference of the hotwire anemometer</w:t>
      </w:r>
      <w:ins w:id="53" w:author="Abhijit Dasgupta" w:date="2016-07-10T19:29:00Z">
        <w:r w:rsidR="00F60CD5">
          <w:rPr>
            <w:shd w:val="clear" w:color="auto" w:fill="FFFFFF"/>
          </w:rPr>
          <w:t xml:space="preserve"> compared to the </w:t>
        </w:r>
      </w:ins>
      <w:del w:id="54" w:author="Abhijit Dasgupta" w:date="2016-07-10T19:29:00Z">
        <w:r w:rsidR="0001532A" w:rsidDel="00F60CD5">
          <w:rPr>
            <w:shd w:val="clear" w:color="auto" w:fill="FFFFFF"/>
          </w:rPr>
          <w:delText xml:space="preserve"> and </w:delText>
        </w:r>
      </w:del>
      <w:r w:rsidR="0001532A">
        <w:rPr>
          <w:shd w:val="clear" w:color="auto" w:fill="FFFFFF"/>
        </w:rPr>
        <w:t>balometer capture hood paired measurements was</w:t>
      </w:r>
      <w:ins w:id="55" w:author="Abhijit Dasgupta" w:date="2016-07-10T19:27:00Z">
        <w:r w:rsidR="00F60CD5">
          <w:rPr>
            <w:shd w:val="clear" w:color="auto" w:fill="FFFFFF"/>
          </w:rPr>
          <w:t xml:space="preserve"> </w:t>
        </w:r>
      </w:ins>
      <w:del w:id="56" w:author="Abhijit Dasgupta" w:date="2016-07-10T19:27:00Z">
        <w:r w:rsidR="0001532A" w:rsidDel="00F60CD5">
          <w:rPr>
            <w:shd w:val="clear" w:color="auto" w:fill="FFFFFF"/>
          </w:rPr>
          <w:delText xml:space="preserve">  </w:delText>
        </w:r>
      </w:del>
      <w:r w:rsidR="0001532A">
        <w:rPr>
          <w:shd w:val="clear" w:color="auto" w:fill="FFFFFF"/>
        </w:rPr>
        <w:t>plotted against the mean of the two measurements</w:t>
      </w:r>
      <w:ins w:id="57" w:author="Abhijit Dasgupta" w:date="2016-07-10T19:28:00Z">
        <w:r w:rsidR="00F60CD5">
          <w:rPr>
            <w:shd w:val="clear" w:color="auto" w:fill="FFFFFF"/>
          </w:rPr>
          <w:t xml:space="preserve">, in a Bland-Altman plot </w:t>
        </w:r>
        <w:r w:rsidR="00F60CD5" w:rsidRPr="00F60CD5">
          <w:rPr>
            <w:shd w:val="clear" w:color="auto" w:fill="FFFFFF"/>
          </w:rPr>
          <w:t>(</w:t>
        </w:r>
        <w:r w:rsidR="00F60CD5" w:rsidRPr="00F60CD5">
          <w:rPr>
            <w:rFonts w:eastAsiaTheme="minorHAnsi" w:cs="Helvetica"/>
            <w:color w:val="1C1C1C"/>
            <w:lang w:bidi="bn-IN"/>
            <w:rPrChange w:id="58" w:author="Abhijit Dasgupta" w:date="2016-07-10T19:29:00Z">
              <w:rPr>
                <w:rFonts w:ascii="Helvetica" w:eastAsiaTheme="minorHAnsi" w:hAnsi="Helvetica" w:cs="Helvetica"/>
                <w:color w:val="1C1C1C"/>
                <w:sz w:val="26"/>
                <w:szCs w:val="26"/>
                <w:lang w:bidi="bn-IN"/>
              </w:rPr>
            </w:rPrChange>
          </w:rPr>
          <w:t xml:space="preserve">Bland JM, Altman DG (1986). </w:t>
        </w:r>
        <w:r w:rsidR="00F60CD5" w:rsidRPr="00F60CD5">
          <w:rPr>
            <w:rFonts w:eastAsiaTheme="minorHAnsi" w:cs="Helvetica"/>
            <w:color w:val="1C1C1C"/>
            <w:lang w:bidi="bn-IN"/>
            <w:rPrChange w:id="59" w:author="Abhijit Dasgupta" w:date="2016-07-10T19:29:00Z">
              <w:rPr>
                <w:rFonts w:ascii="Helvetica" w:eastAsiaTheme="minorHAnsi" w:hAnsi="Helvetica" w:cs="Helvetica"/>
                <w:color w:val="1C1C1C"/>
                <w:sz w:val="26"/>
                <w:szCs w:val="26"/>
                <w:lang w:bidi="bn-IN"/>
              </w:rPr>
            </w:rPrChange>
          </w:rPr>
          <w:fldChar w:fldCharType="begin"/>
        </w:r>
        <w:r w:rsidR="00F60CD5" w:rsidRPr="00F60CD5">
          <w:rPr>
            <w:rFonts w:eastAsiaTheme="minorHAnsi" w:cs="Helvetica"/>
            <w:color w:val="1C1C1C"/>
            <w:lang w:bidi="bn-IN"/>
            <w:rPrChange w:id="60" w:author="Abhijit Dasgupta" w:date="2016-07-10T19:29:00Z">
              <w:rPr>
                <w:rFonts w:ascii="Helvetica" w:eastAsiaTheme="minorHAnsi" w:hAnsi="Helvetica" w:cs="Helvetica"/>
                <w:color w:val="1C1C1C"/>
                <w:sz w:val="26"/>
                <w:szCs w:val="26"/>
                <w:lang w:bidi="bn-IN"/>
              </w:rPr>
            </w:rPrChange>
          </w:rPr>
          <w:instrText>HYPERLINK "https://www-users.york.ac.uk/~mb55/meas/ba.pdf"</w:instrText>
        </w:r>
        <w:r w:rsidR="00F60CD5" w:rsidRPr="00F60CD5">
          <w:rPr>
            <w:rFonts w:eastAsiaTheme="minorHAnsi" w:cs="Helvetica"/>
            <w:color w:val="1C1C1C"/>
            <w:lang w:bidi="bn-IN"/>
            <w:rPrChange w:id="61" w:author="Abhijit Dasgupta" w:date="2016-07-10T19:29:00Z">
              <w:rPr>
                <w:rFonts w:ascii="Helvetica" w:eastAsiaTheme="minorHAnsi" w:hAnsi="Helvetica" w:cs="Helvetica"/>
                <w:color w:val="1C1C1C"/>
                <w:sz w:val="26"/>
                <w:szCs w:val="26"/>
                <w:lang w:bidi="bn-IN"/>
              </w:rPr>
            </w:rPrChange>
          </w:rPr>
          <w:fldChar w:fldCharType="separate"/>
        </w:r>
        <w:r w:rsidR="00F60CD5" w:rsidRPr="00F60CD5">
          <w:rPr>
            <w:rFonts w:eastAsiaTheme="minorHAnsi" w:cs="Helvetica"/>
            <w:color w:val="522353"/>
            <w:lang w:bidi="bn-IN"/>
            <w:rPrChange w:id="62" w:author="Abhijit Dasgupta" w:date="2016-07-10T19:29:00Z">
              <w:rPr>
                <w:rFonts w:ascii="Helvetica" w:eastAsiaTheme="minorHAnsi" w:hAnsi="Helvetica" w:cs="Helvetica"/>
                <w:color w:val="522353"/>
                <w:sz w:val="26"/>
                <w:szCs w:val="26"/>
                <w:lang w:bidi="bn-IN"/>
              </w:rPr>
            </w:rPrChange>
          </w:rPr>
          <w:t>"Statistical methods for assessing agreement between two methods of clinical measurement"</w:t>
        </w:r>
        <w:r w:rsidR="00F60CD5" w:rsidRPr="00F60CD5">
          <w:rPr>
            <w:rFonts w:eastAsiaTheme="minorHAnsi" w:cs="Helvetica"/>
            <w:color w:val="1C1C1C"/>
            <w:lang w:bidi="bn-IN"/>
            <w:rPrChange w:id="63" w:author="Abhijit Dasgupta" w:date="2016-07-10T19:29:00Z">
              <w:rPr>
                <w:rFonts w:ascii="Helvetica" w:eastAsiaTheme="minorHAnsi" w:hAnsi="Helvetica" w:cs="Helvetica"/>
                <w:color w:val="1C1C1C"/>
                <w:sz w:val="26"/>
                <w:szCs w:val="26"/>
                <w:lang w:bidi="bn-IN"/>
              </w:rPr>
            </w:rPrChange>
          </w:rPr>
          <w:fldChar w:fldCharType="end"/>
        </w:r>
        <w:r w:rsidR="00F60CD5" w:rsidRPr="00F60CD5">
          <w:rPr>
            <w:rFonts w:eastAsiaTheme="minorHAnsi" w:cs="Helvetica"/>
            <w:color w:val="1C1C1C"/>
            <w:lang w:bidi="bn-IN"/>
            <w:rPrChange w:id="64" w:author="Abhijit Dasgupta" w:date="2016-07-10T19:29:00Z">
              <w:rPr>
                <w:rFonts w:ascii="Helvetica" w:eastAsiaTheme="minorHAnsi" w:hAnsi="Helvetica" w:cs="Helvetica"/>
                <w:color w:val="1C1C1C"/>
                <w:sz w:val="26"/>
                <w:szCs w:val="26"/>
                <w:lang w:bidi="bn-IN"/>
              </w:rPr>
            </w:rPrChange>
          </w:rPr>
          <w:t xml:space="preserve"> (PDF). </w:t>
        </w:r>
        <w:r w:rsidR="00F60CD5" w:rsidRPr="00F60CD5">
          <w:rPr>
            <w:rFonts w:eastAsiaTheme="minorHAnsi" w:cs="Helvetica"/>
            <w:i/>
            <w:iCs/>
            <w:color w:val="1C1C1C"/>
            <w:lang w:bidi="bn-IN"/>
            <w:rPrChange w:id="65" w:author="Abhijit Dasgupta" w:date="2016-07-10T19:29:00Z">
              <w:rPr>
                <w:rFonts w:ascii="Helvetica" w:eastAsiaTheme="minorHAnsi" w:hAnsi="Helvetica" w:cs="Helvetica"/>
                <w:i/>
                <w:iCs/>
                <w:color w:val="1C1C1C"/>
                <w:sz w:val="26"/>
                <w:szCs w:val="26"/>
                <w:lang w:bidi="bn-IN"/>
              </w:rPr>
            </w:rPrChange>
          </w:rPr>
          <w:t>Lancet</w:t>
        </w:r>
        <w:r w:rsidR="00F60CD5" w:rsidRPr="00F60CD5">
          <w:rPr>
            <w:rFonts w:eastAsiaTheme="minorHAnsi" w:cs="Helvetica"/>
            <w:color w:val="1C1C1C"/>
            <w:lang w:bidi="bn-IN"/>
            <w:rPrChange w:id="66" w:author="Abhijit Dasgupta" w:date="2016-07-10T19:29:00Z">
              <w:rPr>
                <w:rFonts w:ascii="Helvetica" w:eastAsiaTheme="minorHAnsi" w:hAnsi="Helvetica" w:cs="Helvetica"/>
                <w:color w:val="1C1C1C"/>
                <w:sz w:val="26"/>
                <w:szCs w:val="26"/>
                <w:lang w:bidi="bn-IN"/>
              </w:rPr>
            </w:rPrChange>
          </w:rPr>
          <w:t xml:space="preserve"> </w:t>
        </w:r>
        <w:r w:rsidR="00F60CD5" w:rsidRPr="00F60CD5">
          <w:rPr>
            <w:rFonts w:eastAsiaTheme="minorHAnsi" w:cs="Helvetica"/>
            <w:b/>
            <w:bCs/>
            <w:color w:val="1C1C1C"/>
            <w:lang w:bidi="bn-IN"/>
            <w:rPrChange w:id="67" w:author="Abhijit Dasgupta" w:date="2016-07-10T19:29:00Z">
              <w:rPr>
                <w:rFonts w:ascii="Helvetica" w:eastAsiaTheme="minorHAnsi" w:hAnsi="Helvetica" w:cs="Helvetica"/>
                <w:b/>
                <w:bCs/>
                <w:color w:val="1C1C1C"/>
                <w:sz w:val="26"/>
                <w:szCs w:val="26"/>
                <w:lang w:bidi="bn-IN"/>
              </w:rPr>
            </w:rPrChange>
          </w:rPr>
          <w:t>327</w:t>
        </w:r>
        <w:r w:rsidR="00F60CD5" w:rsidRPr="00F60CD5">
          <w:rPr>
            <w:rFonts w:eastAsiaTheme="minorHAnsi" w:cs="Helvetica"/>
            <w:color w:val="1C1C1C"/>
            <w:lang w:bidi="bn-IN"/>
            <w:rPrChange w:id="68" w:author="Abhijit Dasgupta" w:date="2016-07-10T19:29:00Z">
              <w:rPr>
                <w:rFonts w:ascii="Helvetica" w:eastAsiaTheme="minorHAnsi" w:hAnsi="Helvetica" w:cs="Helvetica"/>
                <w:color w:val="1C1C1C"/>
                <w:sz w:val="26"/>
                <w:szCs w:val="26"/>
                <w:lang w:bidi="bn-IN"/>
              </w:rPr>
            </w:rPrChange>
          </w:rPr>
          <w:t xml:space="preserve"> (8476): 307–10)</w:t>
        </w:r>
      </w:ins>
      <w:r w:rsidR="009F5EF1" w:rsidRPr="00F60CD5">
        <w:rPr>
          <w:shd w:val="clear" w:color="auto" w:fill="FFFFFF"/>
        </w:rPr>
        <w:t>.</w:t>
      </w:r>
      <w:r w:rsidR="009F5EF1" w:rsidRPr="009F5EF1">
        <w:rPr>
          <w:shd w:val="clear" w:color="auto" w:fill="FFFFFF"/>
        </w:rPr>
        <w:t xml:space="preserve"> </w:t>
      </w:r>
      <w:del w:id="69" w:author="Abhijit Dasgupta" w:date="2016-07-10T19:30:00Z">
        <w:r w:rsidDel="00F60CD5">
          <w:rPr>
            <w:shd w:val="clear" w:color="auto" w:fill="FFFFFF"/>
          </w:rPr>
          <w:delText xml:space="preserve">To show the variability of the differences </w:delText>
        </w:r>
      </w:del>
      <w:del w:id="70" w:author="Abhijit Dasgupta" w:date="2016-07-10T19:27:00Z">
        <w:r w:rsidDel="00F60CD5">
          <w:rPr>
            <w:shd w:val="clear" w:color="auto" w:fill="FFFFFF"/>
          </w:rPr>
          <w:delText xml:space="preserve"> </w:delText>
        </w:r>
      </w:del>
      <w:del w:id="71" w:author="Abhijit Dasgupta" w:date="2016-07-10T19:30:00Z">
        <w:r w:rsidDel="00F60CD5">
          <w:rPr>
            <w:shd w:val="clear" w:color="auto" w:fill="FFFFFF"/>
          </w:rPr>
          <w:delText xml:space="preserve">as airflow increases, the differences are expressed proportionally to the magnitude of measurements (anenometer  –balometer) /mean %). </w:delText>
        </w:r>
      </w:del>
      <w:r>
        <w:rPr>
          <w:shd w:val="clear" w:color="auto" w:fill="FFFFFF"/>
        </w:rPr>
        <w:t>While the majority of the data points were within  ± 2 SD</w:t>
      </w:r>
      <w:r>
        <w:rPr>
          <w:rStyle w:val="apple-converted-space"/>
          <w:shd w:val="clear" w:color="auto" w:fill="FFFFFF"/>
        </w:rPr>
        <w:t> </w:t>
      </w:r>
      <w:r>
        <w:rPr>
          <w:shd w:val="clear" w:color="auto" w:fill="FFFFFF"/>
        </w:rPr>
        <w:t xml:space="preserve">of the mean difference, 4 paired values exceeded the model's limits of agreement, indicating that the anenometer readings may be too variable compared to the  </w:t>
      </w:r>
      <w:r>
        <w:rPr>
          <w:shd w:val="clear" w:color="auto" w:fill="FFFFFF"/>
        </w:rPr>
        <w:lastRenderedPageBreak/>
        <w:t xml:space="preserve">balometer capture hood. On average the hotwire anemometer technique measured proportionally higher than the balometer capture hood technique. This positive bias is more prominent for measurements between 1,500 cfm and 2,000 cfm, meaning measurment bias changes with airflow. Since the line of equality is outside of the 95% confidence interval of the mean difference  (i.e. limits of agreement) suggest </w:t>
      </w:r>
      <w:commentRangeStart w:id="72"/>
      <w:r>
        <w:rPr>
          <w:shd w:val="clear" w:color="auto" w:fill="FFFFFF"/>
        </w:rPr>
        <w:t>a significant systematic difference</w:t>
      </w:r>
      <w:commentRangeEnd w:id="72"/>
      <w:r>
        <w:rPr>
          <w:rStyle w:val="CommentReference"/>
        </w:rPr>
        <w:commentReference w:id="72"/>
      </w:r>
      <w:r>
        <w:rPr>
          <w:shd w:val="clear" w:color="auto" w:fill="FFFFFF"/>
        </w:rPr>
        <w:t xml:space="preserve"> between the two techniques. </w:t>
      </w:r>
    </w:p>
    <w:p w14:paraId="1A66A660" w14:textId="77777777" w:rsidR="007200BB" w:rsidRDefault="007200BB">
      <w:pPr>
        <w:autoSpaceDE/>
        <w:autoSpaceDN/>
        <w:adjustRightInd/>
        <w:spacing w:after="160" w:line="259" w:lineRule="auto"/>
        <w:ind w:firstLine="0"/>
        <w:rPr>
          <w:shd w:val="clear" w:color="auto" w:fill="FFFFFF"/>
        </w:rPr>
      </w:pPr>
      <w:r>
        <w:rPr>
          <w:shd w:val="clear" w:color="auto" w:fill="FFFFFF"/>
        </w:rPr>
        <w:br w:type="page"/>
      </w:r>
    </w:p>
    <w:p w14:paraId="6F098205" w14:textId="77777777" w:rsidR="0033305A" w:rsidRDefault="0033305A" w:rsidP="000C196C">
      <w:pPr>
        <w:ind w:firstLine="0"/>
        <w:rPr>
          <w:shd w:val="clear" w:color="auto" w:fill="FFFFFF"/>
        </w:rPr>
      </w:pPr>
      <w:r>
        <w:rPr>
          <w:shd w:val="clear" w:color="auto" w:fill="FFFFFF"/>
        </w:rPr>
        <w:lastRenderedPageBreak/>
        <w:t xml:space="preserve">Graph XX.  </w:t>
      </w:r>
      <w:commentRangeStart w:id="73"/>
      <w:r>
        <w:rPr>
          <w:shd w:val="clear" w:color="auto" w:fill="FFFFFF"/>
        </w:rPr>
        <w:t xml:space="preserve">Bland Altman </w:t>
      </w:r>
      <w:commentRangeEnd w:id="73"/>
      <w:r w:rsidR="00285083">
        <w:rPr>
          <w:rStyle w:val="CommentReference"/>
        </w:rPr>
        <w:commentReference w:id="73"/>
      </w:r>
      <w:r>
        <w:rPr>
          <w:shd w:val="clear" w:color="auto" w:fill="FFFFFF"/>
        </w:rPr>
        <w:t>plot of differences between hotwire anemometer and balometer capture hood</w:t>
      </w:r>
    </w:p>
    <w:p w14:paraId="5ACDEF27" w14:textId="77777777" w:rsidR="0033305A" w:rsidRDefault="0033305A" w:rsidP="000C196C">
      <w:pPr>
        <w:ind w:firstLine="0"/>
        <w:rPr>
          <w:shd w:val="clear" w:color="auto" w:fill="FFFFFF"/>
        </w:rPr>
      </w:pPr>
      <w:r w:rsidRPr="0033305A">
        <w:rPr>
          <w:noProof/>
          <w:shd w:val="clear" w:color="auto" w:fill="FFFFFF"/>
        </w:rPr>
        <w:drawing>
          <wp:inline distT="0" distB="0" distL="0" distR="0" wp14:anchorId="41EC84B6" wp14:editId="29AC099E">
            <wp:extent cx="5943600" cy="3620135"/>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943600" cy="3620135"/>
                    </a:xfrm>
                    <a:prstGeom prst="rect">
                      <a:avLst/>
                    </a:prstGeom>
                  </pic:spPr>
                </pic:pic>
              </a:graphicData>
            </a:graphic>
          </wp:inline>
        </w:drawing>
      </w:r>
    </w:p>
    <w:p w14:paraId="295C9664" w14:textId="2AAFE706" w:rsidR="00285083" w:rsidRDefault="00285083" w:rsidP="00285083">
      <w:pPr>
        <w:ind w:firstLine="0"/>
      </w:pPr>
      <w:r>
        <w:rPr>
          <w:shd w:val="clear" w:color="auto" w:fill="FFFFFF"/>
        </w:rPr>
        <w:tab/>
      </w:r>
      <w:r w:rsidR="00831DBB">
        <w:rPr>
          <w:shd w:val="clear" w:color="auto" w:fill="FFFFFF"/>
        </w:rPr>
        <w:t>Multiple a</w:t>
      </w:r>
      <w:r w:rsidR="00093412" w:rsidRPr="009D5CB6">
        <w:t>nalys</w:t>
      </w:r>
      <w:ins w:id="74" w:author="Abhijit Dasgupta" w:date="2016-07-10T19:30:00Z">
        <w:r w:rsidR="00F60CD5">
          <w:t>e</w:t>
        </w:r>
      </w:ins>
      <w:del w:id="75" w:author="Abhijit Dasgupta" w:date="2016-07-10T19:30:00Z">
        <w:r w:rsidR="00093412" w:rsidRPr="009D5CB6" w:rsidDel="00F60CD5">
          <w:delText>i</w:delText>
        </w:r>
      </w:del>
      <w:r w:rsidR="00093412" w:rsidRPr="009D5CB6">
        <w:t xml:space="preserve">s </w:t>
      </w:r>
      <w:r w:rsidR="00831DBB">
        <w:t xml:space="preserve">performed in </w:t>
      </w:r>
      <w:r w:rsidR="00093412" w:rsidRPr="009D5CB6">
        <w:t xml:space="preserve">this study suggest the balometer capture hood technique is more </w:t>
      </w:r>
      <w:commentRangeStart w:id="76"/>
      <w:r w:rsidR="00093412" w:rsidRPr="00831DBB">
        <w:rPr>
          <w:highlight w:val="yellow"/>
        </w:rPr>
        <w:t>accurate</w:t>
      </w:r>
      <w:r w:rsidR="00831DBB">
        <w:t xml:space="preserve"> (</w:t>
      </w:r>
      <w:r w:rsidR="00831DBB" w:rsidRPr="00831DBB">
        <w:rPr>
          <w:highlight w:val="yellow"/>
        </w:rPr>
        <w:t>accurate or reliable??</w:t>
      </w:r>
      <w:r w:rsidR="00831DBB">
        <w:t>)</w:t>
      </w:r>
      <w:r w:rsidR="00093412" w:rsidRPr="009D5CB6">
        <w:t xml:space="preserve"> </w:t>
      </w:r>
      <w:commentRangeEnd w:id="76"/>
      <w:r w:rsidR="00F60CD5">
        <w:rPr>
          <w:rStyle w:val="CommentReference"/>
        </w:rPr>
        <w:commentReference w:id="76"/>
      </w:r>
      <w:r w:rsidR="00093412" w:rsidRPr="009D5CB6">
        <w:t>than the anemometer technique</w:t>
      </w:r>
      <w:r w:rsidR="00093412">
        <w:t>. Indeed, evidence</w:t>
      </w:r>
      <w:r w:rsidR="007200BB">
        <w:t xml:space="preserve"> presented </w:t>
      </w:r>
      <w:r w:rsidR="00093412">
        <w:t xml:space="preserve">indicates </w:t>
      </w:r>
      <w:r w:rsidR="00093412" w:rsidRPr="00604D9B">
        <w:t>that the</w:t>
      </w:r>
      <w:r w:rsidR="00093412">
        <w:t xml:space="preserve"> anemometer </w:t>
      </w:r>
      <w:r w:rsidR="00093412" w:rsidRPr="00604D9B">
        <w:t xml:space="preserve">readings </w:t>
      </w:r>
      <w:ins w:id="77" w:author="Abhijit Dasgupta" w:date="2016-07-10T19:31:00Z">
        <w:r w:rsidR="00F60CD5">
          <w:t xml:space="preserve">may consistently be </w:t>
        </w:r>
      </w:ins>
      <w:r w:rsidR="00093412" w:rsidRPr="00604D9B">
        <w:t>overestimat</w:t>
      </w:r>
      <w:ins w:id="78" w:author="Abhijit Dasgupta" w:date="2016-07-10T19:31:00Z">
        <w:r w:rsidR="00F60CD5">
          <w:t>ing</w:t>
        </w:r>
      </w:ins>
      <w:del w:id="79" w:author="Abhijit Dasgupta" w:date="2016-07-10T19:31:00Z">
        <w:r w:rsidR="00093412" w:rsidRPr="00604D9B" w:rsidDel="00F60CD5">
          <w:delText>e</w:delText>
        </w:r>
      </w:del>
      <w:r w:rsidR="00093412" w:rsidRPr="00604D9B">
        <w:t xml:space="preserve"> the volume of air passing through the </w:t>
      </w:r>
      <w:r w:rsidR="00093412">
        <w:t>PHEAF device</w:t>
      </w:r>
      <w:r w:rsidR="00093412" w:rsidRPr="00604D9B">
        <w:t>.</w:t>
      </w:r>
      <w:r w:rsidR="00093412">
        <w:t xml:space="preserve"> </w:t>
      </w:r>
    </w:p>
    <w:p w14:paraId="60025165" w14:textId="77777777" w:rsidR="00093412" w:rsidRDefault="00285083" w:rsidP="00285083">
      <w:pPr>
        <w:ind w:firstLine="0"/>
      </w:pPr>
      <w:r>
        <w:tab/>
      </w:r>
      <w:r w:rsidR="00093412">
        <w:t xml:space="preserve">The aerosol photometer’s internal reference value was computed based on the </w:t>
      </w:r>
      <w:commentRangeStart w:id="80"/>
      <w:r w:rsidR="00093412">
        <w:t xml:space="preserve">intake volume as measured by the </w:t>
      </w:r>
      <w:commentRangeEnd w:id="80"/>
      <w:r w:rsidR="00093412">
        <w:t>anemometer</w:t>
      </w:r>
      <w:r w:rsidR="00093412">
        <w:rPr>
          <w:rStyle w:val="CommentReference"/>
        </w:rPr>
        <w:commentReference w:id="80"/>
      </w:r>
      <w:r w:rsidR="00093412">
        <w:t xml:space="preserve"> </w:t>
      </w:r>
      <w:commentRangeStart w:id="81"/>
      <w:r w:rsidR="00093412" w:rsidRPr="009D5CB6">
        <w:rPr>
          <w:highlight w:val="yellow"/>
        </w:rPr>
        <w:t>or balometer technique</w:t>
      </w:r>
      <w:r w:rsidR="00093412">
        <w:t xml:space="preserve">; </w:t>
      </w:r>
      <w:commentRangeEnd w:id="81"/>
      <w:r w:rsidR="00093412">
        <w:rPr>
          <w:rStyle w:val="CommentReference"/>
        </w:rPr>
        <w:commentReference w:id="81"/>
      </w:r>
      <w:r w:rsidR="00093412">
        <w:t xml:space="preserve">however, evidence from analysis of the volumetric measurement data suggests the balometer capture hood exhaust measurements better approximate the true airflow measurement. Therefore, the aerosol concentration value needs to be adjusted to calibrate with balometer capture hood exhaust measurements for tests where this technique was not used to measure airflow. To accomplish this adjustment factor, we fit a regression model to predict the balometer exhaust volume from the anemometer intake readings where measurements were taken using both techniques. This model will be used to predict the balometer exhaust volumes (=230.9+ 0.59 x anemometer intake) for the tests where only the anemometer readings were taken. These predictions will be used for the computation of the aerosol internal reference values derived from anemometer intake measurements. </w:t>
      </w:r>
      <w:r w:rsidR="00093412">
        <w:rPr>
          <w:rStyle w:val="CommentReference"/>
        </w:rPr>
        <w:commentReference w:id="82"/>
      </w:r>
    </w:p>
    <w:p w14:paraId="53F96C14" w14:textId="77777777" w:rsidR="00895A57" w:rsidRPr="00895A57" w:rsidRDefault="00895A57" w:rsidP="00895A57">
      <w:pPr>
        <w:ind w:firstLine="0"/>
        <w:rPr>
          <w:b/>
        </w:rPr>
      </w:pPr>
      <w:r w:rsidRPr="00895A57">
        <w:rPr>
          <w:b/>
        </w:rPr>
        <w:t xml:space="preserve">Capture Effectiveness </w:t>
      </w:r>
    </w:p>
    <w:p w14:paraId="22B413AF" w14:textId="77777777" w:rsidR="00503865" w:rsidRDefault="00435832" w:rsidP="00BC459B">
      <w:r>
        <w:t>PHEAF c</w:t>
      </w:r>
      <w:r w:rsidR="00E55AC8">
        <w:t>apture effectiveness was measured during 354 tests</w:t>
      </w:r>
      <w:r w:rsidR="00B97A84">
        <w:t xml:space="preserve"> </w:t>
      </w:r>
      <w:r w:rsidR="004F0CAB">
        <w:t xml:space="preserve">representing </w:t>
      </w:r>
      <w:r w:rsidR="00B97A84">
        <w:t xml:space="preserve">a </w:t>
      </w:r>
      <w:r>
        <w:t xml:space="preserve">dataset </w:t>
      </w:r>
      <w:r w:rsidR="00B97A84">
        <w:t xml:space="preserve">comprised of </w:t>
      </w:r>
      <w:commentRangeStart w:id="83"/>
      <w:r>
        <w:t>325</w:t>
      </w:r>
      <w:commentRangeEnd w:id="83"/>
      <w:r>
        <w:rPr>
          <w:rStyle w:val="CommentReference"/>
        </w:rPr>
        <w:commentReference w:id="83"/>
      </w:r>
      <w:r>
        <w:t xml:space="preserve"> tests on the PHEAF study group</w:t>
      </w:r>
      <w:r w:rsidR="00E55AC8">
        <w:t xml:space="preserve"> </w:t>
      </w:r>
      <w:r>
        <w:t>and 15</w:t>
      </w:r>
      <w:r w:rsidR="00543C17">
        <w:t xml:space="preserve"> </w:t>
      </w:r>
      <w:r>
        <w:t>tests performed on the PHEAF control units.</w:t>
      </w:r>
      <w:r w:rsidR="000F614F">
        <w:t xml:space="preserve"> </w:t>
      </w:r>
      <w:commentRangeStart w:id="84"/>
      <w:r w:rsidR="00E55AC8">
        <w:t xml:space="preserve">14 </w:t>
      </w:r>
      <w:commentRangeEnd w:id="84"/>
      <w:r w:rsidR="00E55AC8">
        <w:rPr>
          <w:rStyle w:val="CommentReference"/>
        </w:rPr>
        <w:commentReference w:id="84"/>
      </w:r>
      <w:r w:rsidR="00E55AC8">
        <w:t xml:space="preserve">measurements </w:t>
      </w:r>
      <w:r w:rsidR="000F614F">
        <w:t xml:space="preserve">from </w:t>
      </w:r>
      <w:r w:rsidR="00503865">
        <w:t xml:space="preserve">8 units in </w:t>
      </w:r>
      <w:r w:rsidR="000F614F">
        <w:t xml:space="preserve">the study group </w:t>
      </w:r>
      <w:commentRangeStart w:id="85"/>
      <w:r w:rsidR="00B97A84">
        <w:t xml:space="preserve">had </w:t>
      </w:r>
      <w:r w:rsidR="00E55AC8">
        <w:t xml:space="preserve">a negative capture effectiveness </w:t>
      </w:r>
      <w:commentRangeEnd w:id="85"/>
      <w:r w:rsidR="002B4D0A">
        <w:rPr>
          <w:rStyle w:val="CommentReference"/>
        </w:rPr>
        <w:lastRenderedPageBreak/>
        <w:commentReference w:id="85"/>
      </w:r>
      <w:r w:rsidR="00E55AC8">
        <w:t>value</w:t>
      </w:r>
      <w:r w:rsidR="00503865">
        <w:t xml:space="preserve"> measured in one of the </w:t>
      </w:r>
      <w:r w:rsidR="00B97A84">
        <w:t>filter sector</w:t>
      </w:r>
      <w:r w:rsidR="00503865">
        <w:t>s</w:t>
      </w:r>
      <w:r w:rsidR="00320FC5">
        <w:t>.</w:t>
      </w:r>
      <w:r w:rsidR="00B54D8C">
        <w:t xml:space="preserve"> These anomalies were random and were </w:t>
      </w:r>
      <w:r w:rsidR="00503865">
        <w:t>observed</w:t>
      </w:r>
      <w:r w:rsidR="00B54D8C">
        <w:t xml:space="preserve"> </w:t>
      </w:r>
      <w:r w:rsidR="00503865">
        <w:t xml:space="preserve">during tests made </w:t>
      </w:r>
      <w:r w:rsidR="00B54D8C">
        <w:t xml:space="preserve">before and after replacement of the HEPA filter. Except in two instances, once a negative capture effectiveness value was observed </w:t>
      </w:r>
      <w:r w:rsidR="00503865">
        <w:t xml:space="preserve">in a unit, </w:t>
      </w:r>
      <w:r w:rsidR="00B54D8C">
        <w:t xml:space="preserve">subsequent tests had a negative </w:t>
      </w:r>
      <w:r w:rsidR="00503865">
        <w:t xml:space="preserve">capture effectiveness value. These 14 measurements were excluded from the analysis. </w:t>
      </w:r>
      <w:r w:rsidR="00320FC5">
        <w:t xml:space="preserve"> </w:t>
      </w:r>
      <w:commentRangeStart w:id="86"/>
      <w:r w:rsidR="00320FC5">
        <w:t xml:space="preserve">One test </w:t>
      </w:r>
      <w:commentRangeEnd w:id="86"/>
      <w:r w:rsidR="000F614F">
        <w:rPr>
          <w:rStyle w:val="CommentReference"/>
        </w:rPr>
        <w:commentReference w:id="86"/>
      </w:r>
      <w:r w:rsidR="000F614F">
        <w:t xml:space="preserve"> of the</w:t>
      </w:r>
      <w:r w:rsidR="00320FC5">
        <w:t xml:space="preserve"> control unit was </w:t>
      </w:r>
      <w:r w:rsidR="000F614F">
        <w:t xml:space="preserve">excluded </w:t>
      </w:r>
      <w:r w:rsidR="00320FC5">
        <w:t xml:space="preserve">from analysis </w:t>
      </w:r>
      <w:r w:rsidR="000F614F">
        <w:t xml:space="preserve">with </w:t>
      </w:r>
      <w:r w:rsidR="00320FC5">
        <w:t xml:space="preserve">reported </w:t>
      </w:r>
      <w:r w:rsidR="000F614F">
        <w:t xml:space="preserve">airflow </w:t>
      </w:r>
      <w:r w:rsidR="00320FC5">
        <w:t xml:space="preserve">volume </w:t>
      </w:r>
      <w:r w:rsidR="000F614F">
        <w:t xml:space="preserve">that exceeded the unit’s theoretical operating capability. </w:t>
      </w:r>
    </w:p>
    <w:p w14:paraId="7163E0EF" w14:textId="393EA8EC" w:rsidR="003717D1" w:rsidRDefault="000F614F" w:rsidP="00BC459B">
      <w:r>
        <w:t>A</w:t>
      </w:r>
      <w:r w:rsidR="00D068DB">
        <w:t xml:space="preserve">mbient </w:t>
      </w:r>
      <w:r w:rsidR="00FB5FBB">
        <w:t xml:space="preserve">particles </w:t>
      </w:r>
      <w:r w:rsidR="00D068DB">
        <w:t xml:space="preserve">levels </w:t>
      </w:r>
      <w:r>
        <w:t xml:space="preserve">as measured with the aerosol photometer </w:t>
      </w:r>
      <w:r w:rsidR="00FB5FBB">
        <w:t>ranged from 0.0002 unit</w:t>
      </w:r>
      <w:r w:rsidR="00503865">
        <w:t>s?</w:t>
      </w:r>
      <w:r w:rsidR="00FB5FBB">
        <w:t xml:space="preserve"> to </w:t>
      </w:r>
      <w:commentRangeStart w:id="87"/>
      <w:r w:rsidR="00FB5FBB" w:rsidRPr="00FB5FBB">
        <w:rPr>
          <w:highlight w:val="yellow"/>
        </w:rPr>
        <w:t>2.6 unit</w:t>
      </w:r>
      <w:commentRangeEnd w:id="87"/>
      <w:r w:rsidR="00503865">
        <w:t>s?</w:t>
      </w:r>
      <w:r w:rsidR="00FB5FBB">
        <w:rPr>
          <w:rStyle w:val="CommentReference"/>
        </w:rPr>
        <w:commentReference w:id="87"/>
      </w:r>
      <w:r w:rsidR="00FB5FBB">
        <w:t>, with a mean of 0.098 units (</w:t>
      </w:r>
      <w:r w:rsidR="00FB5FBB" w:rsidRPr="00FB5FBB">
        <w:rPr>
          <w:i/>
        </w:rPr>
        <w:t>SD</w:t>
      </w:r>
      <w:r w:rsidR="00FB5FBB">
        <w:t xml:space="preserve">=0.212). </w:t>
      </w:r>
      <w:r w:rsidR="0027353E" w:rsidRPr="00D762C1">
        <w:t>A</w:t>
      </w:r>
      <w:r w:rsidR="0099469F" w:rsidRPr="00D762C1">
        <w:t xml:space="preserve"> simple linear regression was calculated to predict </w:t>
      </w:r>
      <w:r w:rsidR="003E7026" w:rsidRPr="00D762C1">
        <w:t xml:space="preserve">capture effectiveness based on background concentration. </w:t>
      </w:r>
      <w:r w:rsidR="00D762C1" w:rsidRPr="00D762C1">
        <w:t xml:space="preserve">The fitted regression line had a slope=0.0017 indicating that there </w:t>
      </w:r>
      <w:ins w:id="88" w:author="Abhijit Dasgupta" w:date="2016-07-10T19:32:00Z">
        <w:r w:rsidR="00F60CD5">
          <w:t>was</w:t>
        </w:r>
      </w:ins>
      <w:del w:id="89" w:author="Abhijit Dasgupta" w:date="2016-07-10T19:32:00Z">
        <w:r w:rsidR="00D762C1" w:rsidRPr="00D762C1" w:rsidDel="00F60CD5">
          <w:delText>were</w:delText>
        </w:r>
      </w:del>
      <w:r w:rsidR="00D762C1" w:rsidRPr="00D762C1">
        <w:t xml:space="preserve"> no relationship between background aerosol concentration and capture effectiveness.</w:t>
      </w:r>
      <w:r w:rsidR="00D762C1">
        <w:rPr>
          <w:highlight w:val="yellow"/>
        </w:rPr>
        <w:t xml:space="preserve"> </w:t>
      </w:r>
    </w:p>
    <w:p w14:paraId="1FB93227" w14:textId="77777777" w:rsidR="00EC461F" w:rsidRDefault="00503865" w:rsidP="00B61579">
      <w:r>
        <w:t>O</w:t>
      </w:r>
      <w:r w:rsidR="00AA2003">
        <w:t xml:space="preserve">ver the period of study the </w:t>
      </w:r>
      <w:r w:rsidR="00435832">
        <w:t xml:space="preserve">capture </w:t>
      </w:r>
      <w:r w:rsidR="00543C17">
        <w:t xml:space="preserve">effectiveness for the </w:t>
      </w:r>
      <w:r>
        <w:t xml:space="preserve">study </w:t>
      </w:r>
      <w:r w:rsidR="00543C17">
        <w:t xml:space="preserve">units </w:t>
      </w:r>
      <w:r>
        <w:t>averaged</w:t>
      </w:r>
      <w:r w:rsidR="00543C17">
        <w:t xml:space="preserve"> </w:t>
      </w:r>
      <w:commentRangeStart w:id="90"/>
      <w:r w:rsidR="00543C17">
        <w:t xml:space="preserve">97.74% </w:t>
      </w:r>
      <w:commentRangeEnd w:id="90"/>
      <w:r w:rsidR="00543C17">
        <w:rPr>
          <w:rStyle w:val="CommentReference"/>
        </w:rPr>
        <w:commentReference w:id="90"/>
      </w:r>
      <w:r w:rsidR="00543C17">
        <w:t>(</w:t>
      </w:r>
      <w:r w:rsidR="00486D58">
        <w:rPr>
          <w:i/>
        </w:rPr>
        <w:t>SD</w:t>
      </w:r>
      <w:r w:rsidR="00543C17">
        <w:t xml:space="preserve">=5.6), whereas the </w:t>
      </w:r>
      <w:r w:rsidR="00486D58">
        <w:t>control units had a mean capture effectiveness rating of 99.99% (</w:t>
      </w:r>
      <w:r w:rsidR="00486D58" w:rsidRPr="00486D58">
        <w:rPr>
          <w:i/>
        </w:rPr>
        <w:t>SD</w:t>
      </w:r>
      <w:r w:rsidR="00486D58">
        <w:t xml:space="preserve">=0.01). </w:t>
      </w:r>
      <w:r w:rsidR="00404443">
        <w:t xml:space="preserve">Approximately 14 months </w:t>
      </w:r>
      <w:r w:rsidR="00094407">
        <w:t xml:space="preserve">after </w:t>
      </w:r>
      <w:r w:rsidR="00404443">
        <w:t xml:space="preserve">study commencement, the operator of the PHEAF units replaced a portion of the unit’s </w:t>
      </w:r>
      <w:r w:rsidR="00FE45A8">
        <w:t>HEPA filters</w:t>
      </w:r>
      <w:r w:rsidR="00404443">
        <w:t xml:space="preserve">. Of the </w:t>
      </w:r>
      <w:r>
        <w:t xml:space="preserve">54 </w:t>
      </w:r>
      <w:r w:rsidR="00094407">
        <w:t xml:space="preserve">units where the </w:t>
      </w:r>
      <w:r w:rsidR="00404443">
        <w:t xml:space="preserve">filter </w:t>
      </w:r>
      <w:r w:rsidR="00094407">
        <w:t xml:space="preserve">was </w:t>
      </w:r>
      <w:r w:rsidR="00404443">
        <w:t xml:space="preserve">replaced, </w:t>
      </w:r>
      <w:r>
        <w:t xml:space="preserve">only 11 units had </w:t>
      </w:r>
      <w:r w:rsidR="00EE3FA9">
        <w:t>measurements collected befor</w:t>
      </w:r>
      <w:r w:rsidR="00404443">
        <w:t>e and after filter replacement</w:t>
      </w:r>
      <w:r w:rsidR="00094407">
        <w:t xml:space="preserve">. This means </w:t>
      </w:r>
      <w:r w:rsidR="00404443">
        <w:t xml:space="preserve">that </w:t>
      </w:r>
      <w:r w:rsidR="00094407">
        <w:t xml:space="preserve">after filter replacement the </w:t>
      </w:r>
      <w:r w:rsidR="00404443">
        <w:t xml:space="preserve">affected unit </w:t>
      </w:r>
      <w:r w:rsidR="00094407">
        <w:t xml:space="preserve">was not placed back into service or the unit was not placed into service until after the filter was changed. </w:t>
      </w:r>
    </w:p>
    <w:p w14:paraId="1EC5C96D" w14:textId="77777777" w:rsidR="00AA2003" w:rsidRDefault="00AA2003" w:rsidP="00EC461F">
      <w:pPr>
        <w:ind w:firstLine="0"/>
      </w:pPr>
      <w:r>
        <w:t>Table XX. Average capture effectiveness by group before and after HEPA filter change replacement</w:t>
      </w:r>
    </w:p>
    <w:tbl>
      <w:tblPr>
        <w:tblStyle w:val="TableGrid"/>
        <w:tblW w:w="0" w:type="auto"/>
        <w:tblLook w:val="04A0" w:firstRow="1" w:lastRow="0" w:firstColumn="1" w:lastColumn="0" w:noHBand="0" w:noVBand="1"/>
      </w:tblPr>
      <w:tblGrid>
        <w:gridCol w:w="3116"/>
        <w:gridCol w:w="3117"/>
        <w:gridCol w:w="3117"/>
      </w:tblGrid>
      <w:tr w:rsidR="004F0CAB" w14:paraId="20D116D2" w14:textId="77777777" w:rsidTr="004F0CAB">
        <w:tc>
          <w:tcPr>
            <w:tcW w:w="3116" w:type="dxa"/>
          </w:tcPr>
          <w:p w14:paraId="24CD2A79" w14:textId="77777777" w:rsidR="004F0CAB" w:rsidRDefault="004F0CAB" w:rsidP="004F0CAB">
            <w:pPr>
              <w:ind w:firstLine="0"/>
            </w:pPr>
            <w:r>
              <w:t>Mean capture effectiveness</w:t>
            </w:r>
          </w:p>
        </w:tc>
        <w:tc>
          <w:tcPr>
            <w:tcW w:w="3117" w:type="dxa"/>
          </w:tcPr>
          <w:p w14:paraId="6DE32F8F" w14:textId="77777777" w:rsidR="004F0CAB" w:rsidRDefault="004F0CAB" w:rsidP="004F0CAB">
            <w:pPr>
              <w:ind w:firstLine="0"/>
            </w:pPr>
            <w:commentRangeStart w:id="91"/>
            <w:r>
              <w:t>Before filter change</w:t>
            </w:r>
            <w:commentRangeEnd w:id="91"/>
            <w:r w:rsidR="00AA2003">
              <w:rPr>
                <w:rStyle w:val="CommentReference"/>
              </w:rPr>
              <w:commentReference w:id="91"/>
            </w:r>
          </w:p>
        </w:tc>
        <w:tc>
          <w:tcPr>
            <w:tcW w:w="3117" w:type="dxa"/>
          </w:tcPr>
          <w:p w14:paraId="3FA4655A" w14:textId="77777777" w:rsidR="004F0CAB" w:rsidRDefault="004F0CAB" w:rsidP="004F0CAB">
            <w:pPr>
              <w:ind w:firstLine="0"/>
            </w:pPr>
            <w:commentRangeStart w:id="92"/>
            <w:r>
              <w:t>After filter change</w:t>
            </w:r>
            <w:commentRangeEnd w:id="92"/>
            <w:r w:rsidR="00AA2003">
              <w:rPr>
                <w:rStyle w:val="CommentReference"/>
              </w:rPr>
              <w:commentReference w:id="92"/>
            </w:r>
          </w:p>
        </w:tc>
      </w:tr>
      <w:tr w:rsidR="004F0CAB" w14:paraId="5ACF33D2" w14:textId="77777777" w:rsidTr="004F0CAB">
        <w:tc>
          <w:tcPr>
            <w:tcW w:w="3116" w:type="dxa"/>
          </w:tcPr>
          <w:p w14:paraId="10654A10" w14:textId="77777777" w:rsidR="004F0CAB" w:rsidRDefault="004F0CAB" w:rsidP="00AA2003">
            <w:pPr>
              <w:ind w:firstLine="0"/>
            </w:pPr>
            <w:r>
              <w:t>Study group</w:t>
            </w:r>
            <w:r w:rsidR="00EC1574">
              <w:t xml:space="preserve"> </w:t>
            </w:r>
          </w:p>
        </w:tc>
        <w:tc>
          <w:tcPr>
            <w:tcW w:w="3117" w:type="dxa"/>
          </w:tcPr>
          <w:p w14:paraId="18D6FE23" w14:textId="77777777" w:rsidR="004F0CAB" w:rsidRDefault="00AA2003" w:rsidP="004F0CAB">
            <w:pPr>
              <w:ind w:firstLine="0"/>
            </w:pPr>
            <w:r>
              <w:t xml:space="preserve">99.99% (n= 10, </w:t>
            </w:r>
            <w:r w:rsidRPr="00AA2003">
              <w:rPr>
                <w:i/>
              </w:rPr>
              <w:t>SD</w:t>
            </w:r>
            <w:r>
              <w:t>=0.01)</w:t>
            </w:r>
          </w:p>
        </w:tc>
        <w:tc>
          <w:tcPr>
            <w:tcW w:w="3117" w:type="dxa"/>
          </w:tcPr>
          <w:p w14:paraId="0AE052A5" w14:textId="77777777" w:rsidR="004F0CAB" w:rsidRDefault="00AA2003" w:rsidP="004F0CAB">
            <w:pPr>
              <w:ind w:firstLine="0"/>
            </w:pPr>
            <w:r>
              <w:t>99.99% (n=5, SD=0.003)</w:t>
            </w:r>
          </w:p>
        </w:tc>
      </w:tr>
      <w:tr w:rsidR="004F0CAB" w14:paraId="0F843858" w14:textId="77777777" w:rsidTr="004F0CAB">
        <w:tc>
          <w:tcPr>
            <w:tcW w:w="3116" w:type="dxa"/>
          </w:tcPr>
          <w:p w14:paraId="5A03DBC0" w14:textId="77777777" w:rsidR="004F0CAB" w:rsidRDefault="004F0CAB" w:rsidP="00AA2003">
            <w:pPr>
              <w:ind w:firstLine="0"/>
            </w:pPr>
            <w:commentRangeStart w:id="93"/>
            <w:r>
              <w:t>Control group</w:t>
            </w:r>
            <w:r w:rsidR="00EC1574">
              <w:t xml:space="preserve"> </w:t>
            </w:r>
            <w:commentRangeEnd w:id="93"/>
            <w:r w:rsidR="00F60CD5">
              <w:rPr>
                <w:rStyle w:val="CommentReference"/>
              </w:rPr>
              <w:commentReference w:id="93"/>
            </w:r>
          </w:p>
        </w:tc>
        <w:tc>
          <w:tcPr>
            <w:tcW w:w="3117" w:type="dxa"/>
          </w:tcPr>
          <w:p w14:paraId="61123422" w14:textId="77777777" w:rsidR="004F0CAB" w:rsidRDefault="00AA2003" w:rsidP="00AA2003">
            <w:pPr>
              <w:ind w:firstLine="0"/>
            </w:pPr>
            <w:r>
              <w:t xml:space="preserve">97.8% (n=218, </w:t>
            </w:r>
            <w:r w:rsidRPr="00AA2003">
              <w:rPr>
                <w:i/>
              </w:rPr>
              <w:t>SD</w:t>
            </w:r>
            <w:r>
              <w:t>=6.2)</w:t>
            </w:r>
          </w:p>
        </w:tc>
        <w:tc>
          <w:tcPr>
            <w:tcW w:w="3117" w:type="dxa"/>
          </w:tcPr>
          <w:p w14:paraId="1266DEF6" w14:textId="77777777" w:rsidR="004F0CAB" w:rsidRDefault="00AA2003" w:rsidP="004F0CAB">
            <w:pPr>
              <w:ind w:firstLine="0"/>
            </w:pPr>
            <w:r>
              <w:t>97.6</w:t>
            </w:r>
            <w:r w:rsidR="005A6159">
              <w:t>%</w:t>
            </w:r>
            <w:r>
              <w:t xml:space="preserve"> (n= 107, </w:t>
            </w:r>
            <w:r w:rsidRPr="00AA2003">
              <w:rPr>
                <w:i/>
              </w:rPr>
              <w:t>SD</w:t>
            </w:r>
            <w:r>
              <w:t xml:space="preserve">=4.4) </w:t>
            </w:r>
          </w:p>
        </w:tc>
      </w:tr>
    </w:tbl>
    <w:p w14:paraId="5E724B8D" w14:textId="77777777" w:rsidR="00652B0F" w:rsidRDefault="00652B0F" w:rsidP="00AA2003">
      <w:pPr>
        <w:ind w:firstLine="0"/>
      </w:pPr>
    </w:p>
    <w:p w14:paraId="61C95A47" w14:textId="77777777" w:rsidR="00BA63B2" w:rsidRDefault="0087063B" w:rsidP="00AA2003">
      <w:pPr>
        <w:ind w:firstLine="0"/>
      </w:pPr>
      <w:commentRangeStart w:id="94"/>
      <w:r>
        <w:t>11.2</w:t>
      </w:r>
      <w:commentRangeEnd w:id="94"/>
      <w:r>
        <w:rPr>
          <w:rStyle w:val="CommentReference"/>
        </w:rPr>
        <w:commentReference w:id="94"/>
      </w:r>
      <w:r w:rsidR="00BA63B2">
        <w:t xml:space="preserve">% of the </w:t>
      </w:r>
      <w:r>
        <w:t xml:space="preserve">study group </w:t>
      </w:r>
      <w:r w:rsidR="00EC461F">
        <w:t xml:space="preserve">met HEPA standards having a </w:t>
      </w:r>
      <w:r>
        <w:t xml:space="preserve">measured </w:t>
      </w:r>
      <w:r w:rsidR="00BA63B2">
        <w:t>capture effectiv</w:t>
      </w:r>
      <w:r>
        <w:t>eness of at least 99.97 percent</w:t>
      </w:r>
      <w:r w:rsidR="00EC461F">
        <w:t xml:space="preserve">. </w:t>
      </w:r>
    </w:p>
    <w:p w14:paraId="049951E1" w14:textId="77777777" w:rsidR="004955C1" w:rsidRDefault="004955C1" w:rsidP="00AA2003">
      <w:pPr>
        <w:ind w:firstLine="0"/>
        <w:rPr>
          <w:noProof/>
        </w:rPr>
      </w:pPr>
      <w:r>
        <w:rPr>
          <w:noProof/>
        </w:rPr>
        <w:t xml:space="preserve">Table XX. </w:t>
      </w:r>
      <w:r>
        <w:t>Average capture effectiveness by filter sector (#5 center sector)</w:t>
      </w:r>
    </w:p>
    <w:p w14:paraId="08E6D06D" w14:textId="77777777" w:rsidR="004955C1" w:rsidRDefault="004955C1" w:rsidP="00AA2003">
      <w:pPr>
        <w:ind w:firstLine="0"/>
      </w:pPr>
      <w:commentRangeStart w:id="95"/>
      <w:r w:rsidRPr="004955C1">
        <w:rPr>
          <w:noProof/>
        </w:rPr>
        <w:lastRenderedPageBreak/>
        <w:drawing>
          <wp:inline distT="0" distB="0" distL="0" distR="0" wp14:anchorId="47F9C186" wp14:editId="53820453">
            <wp:extent cx="5572559"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5725"/>
                    <a:stretch/>
                  </pic:blipFill>
                  <pic:spPr bwMode="auto">
                    <a:xfrm>
                      <a:off x="0" y="0"/>
                      <a:ext cx="5577662" cy="2440633"/>
                    </a:xfrm>
                    <a:prstGeom prst="rect">
                      <a:avLst/>
                    </a:prstGeom>
                    <a:noFill/>
                    <a:ln>
                      <a:noFill/>
                    </a:ln>
                    <a:extLst>
                      <a:ext uri="{53640926-AAD7-44d8-BBD7-CCE9431645EC}">
                        <a14:shadowObscured xmlns:a14="http://schemas.microsoft.com/office/drawing/2010/main"/>
                      </a:ext>
                    </a:extLst>
                  </pic:spPr>
                </pic:pic>
              </a:graphicData>
            </a:graphic>
          </wp:inline>
        </w:drawing>
      </w:r>
      <w:commentRangeEnd w:id="95"/>
      <w:r w:rsidR="00F60CD5">
        <w:rPr>
          <w:rStyle w:val="CommentReference"/>
        </w:rPr>
        <w:commentReference w:id="95"/>
      </w:r>
    </w:p>
    <w:p w14:paraId="19D6951B" w14:textId="77777777" w:rsidR="00094407" w:rsidRPr="0027754A" w:rsidRDefault="0076080C" w:rsidP="0076080C">
      <w:pPr>
        <w:ind w:firstLine="0"/>
      </w:pPr>
      <w:r w:rsidRPr="0076080C">
        <w:rPr>
          <w:b/>
        </w:rPr>
        <w:t xml:space="preserve">Analysis of capture effectiveness by </w:t>
      </w:r>
      <w:r w:rsidR="0027754A">
        <w:rPr>
          <w:b/>
        </w:rPr>
        <w:t xml:space="preserve">filter </w:t>
      </w:r>
      <w:r w:rsidRPr="0076080C">
        <w:rPr>
          <w:b/>
        </w:rPr>
        <w:t xml:space="preserve">sector  </w:t>
      </w:r>
    </w:p>
    <w:p w14:paraId="5822E66D" w14:textId="77777777" w:rsidR="00292059" w:rsidRDefault="0027754A" w:rsidP="00E556E5">
      <w:r>
        <w:t xml:space="preserve">Capture effectiveness of </w:t>
      </w:r>
      <w:r w:rsidR="004B6A52">
        <w:t>a</w:t>
      </w:r>
      <w:r>
        <w:t xml:space="preserve"> PHEAF device is quantified by averaging percent particle</w:t>
      </w:r>
      <w:r w:rsidR="00C14D16">
        <w:t xml:space="preserve"> penetration </w:t>
      </w:r>
      <w:r>
        <w:t xml:space="preserve">measured at the 9 filter sectors. To </w:t>
      </w:r>
      <w:r w:rsidR="002B534A">
        <w:t>observe how</w:t>
      </w:r>
      <w:r>
        <w:t xml:space="preserve"> </w:t>
      </w:r>
      <w:r w:rsidR="002B534A">
        <w:t>each filter sector contributes to the unit's overall performance,</w:t>
      </w:r>
      <w:r w:rsidR="00186941">
        <w:t xml:space="preserve"> </w:t>
      </w:r>
      <w:r w:rsidR="005943A5">
        <w:t xml:space="preserve">leak tests </w:t>
      </w:r>
      <w:r w:rsidR="00186941">
        <w:t xml:space="preserve">results </w:t>
      </w:r>
      <w:r w:rsidR="005943A5">
        <w:t xml:space="preserve">from the </w:t>
      </w:r>
      <w:r w:rsidR="002B534A">
        <w:t xml:space="preserve">study sample (i.e. no control units) </w:t>
      </w:r>
      <w:r w:rsidR="00C14D16">
        <w:t>w</w:t>
      </w:r>
      <w:r w:rsidR="005943A5">
        <w:t>ere</w:t>
      </w:r>
      <w:r w:rsidR="00C14D16">
        <w:t xml:space="preserve"> categorized</w:t>
      </w:r>
      <w:r w:rsidR="00355502">
        <w:t xml:space="preserve"> </w:t>
      </w:r>
      <w:r w:rsidR="002B534A">
        <w:t xml:space="preserve">by </w:t>
      </w:r>
      <w:r w:rsidR="00186941">
        <w:t xml:space="preserve">their </w:t>
      </w:r>
      <w:r w:rsidR="00355502">
        <w:t>measured capture effectiveness</w:t>
      </w:r>
      <w:r w:rsidR="002B534A">
        <w:t xml:space="preserve">. Group 1 included 33 </w:t>
      </w:r>
      <w:r w:rsidR="00292059">
        <w:t xml:space="preserve">tests outcomes where the </w:t>
      </w:r>
      <w:r w:rsidR="00355502">
        <w:t xml:space="preserve">measured capture effectiveness </w:t>
      </w:r>
      <w:r w:rsidR="00247B09">
        <w:t>met HEPA performance standard (</w:t>
      </w:r>
      <m:oMath>
        <m:r>
          <w:rPr>
            <w:rFonts w:ascii="Cambria Math" w:hAnsi="Cambria Math"/>
          </w:rPr>
          <m:t>≥</m:t>
        </m:r>
      </m:oMath>
      <w:r w:rsidR="00355502">
        <w:t>99.97%</w:t>
      </w:r>
      <w:r w:rsidR="00247B09">
        <w:t>)</w:t>
      </w:r>
      <w:r w:rsidR="00292059">
        <w:t xml:space="preserve">; </w:t>
      </w:r>
      <w:r w:rsidR="00355502">
        <w:t xml:space="preserve">Group 2 included </w:t>
      </w:r>
      <w:r w:rsidR="00292059">
        <w:t>43</w:t>
      </w:r>
      <w:r w:rsidR="00355502">
        <w:t xml:space="preserve"> </w:t>
      </w:r>
      <w:r w:rsidR="00292059">
        <w:t xml:space="preserve">test outcomes </w:t>
      </w:r>
      <w:r w:rsidR="00355502">
        <w:t xml:space="preserve">with measured capture effectiveness </w:t>
      </w:r>
      <w:r w:rsidR="00247B09">
        <w:rPr>
          <w:rFonts w:cs="Times New Roman"/>
        </w:rPr>
        <w:t>≥</w:t>
      </w:r>
      <w:r w:rsidR="00355502">
        <w:t>99.9%</w:t>
      </w:r>
      <w:r w:rsidR="00292059">
        <w:t>; and t</w:t>
      </w:r>
      <w:r w:rsidR="00355502">
        <w:t xml:space="preserve">he third group </w:t>
      </w:r>
      <w:r w:rsidR="00292059">
        <w:t xml:space="preserve">encompassed 135 test outcomes </w:t>
      </w:r>
      <w:r w:rsidR="00247B09">
        <w:t xml:space="preserve">where </w:t>
      </w:r>
      <w:r w:rsidR="00292059">
        <w:t xml:space="preserve">capture effectiveness measured between 99.0% to 99.9%. </w:t>
      </w:r>
    </w:p>
    <w:p w14:paraId="4DEED796" w14:textId="5E05B7D6" w:rsidR="009E48F0" w:rsidRDefault="00EF1E83" w:rsidP="00102431">
      <w:ins w:id="96" w:author="Abhijit Dasgupta" w:date="2016-07-10T19:36:00Z">
        <w:r>
          <w:t xml:space="preserve">We considered three levels of filter effectiveness. These were effectiveness &gt; 99.97% (the HEPA standard), 99.9-99.97% and 99-99.9%, to see how well or poorly the filters were performing. When a unit met the HEPA standard, so did most of the individual sectors; at least 6 of the 9 sectors met HEPA levels in 96.97% of the passing units. However, even when the overall effectiveness was slightly reduced, most of the units showed that at least 3 of the sectors failed. </w:t>
        </w:r>
      </w:ins>
      <w:del w:id="97" w:author="Abhijit Dasgupta" w:date="2016-07-10T19:39:00Z">
        <w:r w:rsidR="00B35D07" w:rsidDel="00EF1E83">
          <w:delText>Analysis of th</w:delText>
        </w:r>
        <w:r w:rsidR="00247B09" w:rsidDel="00EF1E83">
          <w:delText>e</w:delText>
        </w:r>
        <w:r w:rsidR="00B35D07" w:rsidDel="00EF1E83">
          <w:delText xml:space="preserve"> data</w:delText>
        </w:r>
        <w:r w:rsidR="00102431" w:rsidDel="00EF1E83">
          <w:delText xml:space="preserve"> </w:delText>
        </w:r>
        <w:r w:rsidR="00BE557F" w:rsidDel="00EF1E83">
          <w:delText>indicates</w:delText>
        </w:r>
        <w:r w:rsidR="00080706" w:rsidDel="00EF1E83">
          <w:delText>,</w:delText>
        </w:r>
        <w:r w:rsidR="00BE557F" w:rsidDel="00EF1E83">
          <w:delText xml:space="preserve"> </w:delText>
        </w:r>
        <w:r w:rsidR="00080706" w:rsidDel="00EF1E83">
          <w:delText xml:space="preserve">in most instances, when </w:delText>
        </w:r>
        <w:r w:rsidR="000718DC" w:rsidDel="00EF1E83">
          <w:delText>the PHEAF's overall capture effectiveness meets the group criteria</w:delText>
        </w:r>
        <w:r w:rsidR="00080706" w:rsidDel="00EF1E83">
          <w:delText xml:space="preserve"> (i.e. </w:delText>
        </w:r>
        <m:oMath>
          <m:r>
            <w:rPr>
              <w:rFonts w:ascii="Cambria Math" w:hAnsi="Cambria Math"/>
            </w:rPr>
            <m:t>≥</m:t>
          </m:r>
        </m:oMath>
        <w:r w:rsidR="00080706" w:rsidDel="00EF1E83">
          <w:delText xml:space="preserve">99.97%; </w:delText>
        </w:r>
        <m:oMath>
          <m:r>
            <w:rPr>
              <w:rFonts w:ascii="Cambria Math" w:hAnsi="Cambria Math"/>
            </w:rPr>
            <m:t>≥</m:t>
          </m:r>
        </m:oMath>
        <w:r w:rsidR="00080706" w:rsidDel="00EF1E83">
          <w:delText>99.9%; 99.0% - 99.9%.)</w:delText>
        </w:r>
        <w:r w:rsidR="00FA1428" w:rsidDel="00EF1E83">
          <w:delText>,</w:delText>
        </w:r>
        <w:r w:rsidR="000718DC" w:rsidDel="00EF1E83">
          <w:delText xml:space="preserve"> at least </w:delText>
        </w:r>
        <w:r w:rsidR="00102431" w:rsidDel="00EF1E83">
          <w:delText xml:space="preserve">6 of the 9 filter sectors </w:delText>
        </w:r>
        <w:r w:rsidR="000718DC" w:rsidDel="00EF1E83">
          <w:delText xml:space="preserve">also </w:delText>
        </w:r>
        <w:r w:rsidR="00102431" w:rsidDel="00EF1E83">
          <w:delText>met the group criteria</w:delText>
        </w:r>
        <w:r w:rsidR="000718DC" w:rsidDel="00EF1E83">
          <w:delText xml:space="preserve">. </w:delText>
        </w:r>
        <w:r w:rsidR="00080706" w:rsidDel="00EF1E83">
          <w:delText>For each test, a</w:delText>
        </w:r>
        <w:r w:rsidR="000718DC" w:rsidDel="00EF1E83">
          <w:delText xml:space="preserve">s the </w:delText>
        </w:r>
        <w:r w:rsidR="00080706" w:rsidDel="00EF1E83">
          <w:delText xml:space="preserve">number </w:delText>
        </w:r>
        <w:r w:rsidR="000718DC" w:rsidDel="00EF1E83">
          <w:delText xml:space="preserve">of filter sectors meeting the group criteria increased, the proportion of </w:delText>
        </w:r>
        <w:r w:rsidR="00873C85" w:rsidDel="00EF1E83">
          <w:delText xml:space="preserve">tests satisfying </w:delText>
        </w:r>
        <w:r w:rsidR="000718DC" w:rsidDel="00EF1E83">
          <w:delText xml:space="preserve">the group criteria decreased. </w:delText>
        </w:r>
        <w:r w:rsidR="003549EA" w:rsidDel="00EF1E83">
          <w:delText xml:space="preserve">For example, in Group 1, 6 out of 9 filter sectors met the group criteria in </w:delText>
        </w:r>
        <w:r w:rsidR="009E48F0" w:rsidDel="00EF1E83">
          <w:delText xml:space="preserve">approximately </w:delText>
        </w:r>
        <w:r w:rsidR="003549EA" w:rsidDel="00EF1E83">
          <w:delText>97% of the tests; however, only 45</w:delText>
        </w:r>
        <w:r w:rsidR="009E48F0" w:rsidDel="00EF1E83">
          <w:delText>.5</w:delText>
        </w:r>
        <w:r w:rsidR="003549EA" w:rsidDel="00EF1E83">
          <w:delText xml:space="preserve">% of the tests had 9 out of 9 filter sectors with a measured capture effectiveness of 99.9%.  </w:delText>
        </w:r>
      </w:del>
      <w:r w:rsidR="00873C85">
        <w:t xml:space="preserve">Within Groups 2 and 3, </w:t>
      </w:r>
      <w:del w:id="98" w:author="Abhijit Dasgupta" w:date="2016-07-10T19:40:00Z">
        <w:r w:rsidR="00873C85" w:rsidDel="00EF1E83">
          <w:delText>none of the 9 filter sectors met the group criteria for a given test.</w:delText>
        </w:r>
      </w:del>
      <w:ins w:id="99" w:author="Abhijit Dasgupta" w:date="2016-07-10T19:40:00Z">
        <w:r>
          <w:t xml:space="preserve">at least one sector always failed the HEPA standard. </w:t>
        </w:r>
      </w:ins>
      <w:r w:rsidR="00873C85">
        <w:t xml:space="preserve"> </w:t>
      </w:r>
      <w:commentRangeStart w:id="100"/>
      <w:r w:rsidR="00873C85">
        <w:t xml:space="preserve">This finding suggests most of the filter sectors must perform at the desired efficiency for the PHEAF's overall capture effectiveness to pass the </w:t>
      </w:r>
      <w:ins w:id="101" w:author="Abhijit Dasgupta" w:date="2016-07-10T19:40:00Z">
        <w:r>
          <w:t>HEPA</w:t>
        </w:r>
      </w:ins>
      <w:del w:id="102" w:author="Abhijit Dasgupta" w:date="2016-07-10T19:40:00Z">
        <w:r w:rsidR="00873C85" w:rsidDel="00EF1E83">
          <w:delText>test</w:delText>
        </w:r>
      </w:del>
      <w:r w:rsidR="00873C85">
        <w:t xml:space="preserve"> criteria. </w:t>
      </w:r>
      <w:commentRangeEnd w:id="100"/>
      <w:r w:rsidR="00080706">
        <w:rPr>
          <w:rStyle w:val="CommentReference"/>
        </w:rPr>
        <w:commentReference w:id="100"/>
      </w:r>
    </w:p>
    <w:p w14:paraId="5ED17639" w14:textId="55CC5184" w:rsidR="000718DC" w:rsidRDefault="000718DC" w:rsidP="000718DC">
      <w:pPr>
        <w:ind w:firstLine="0"/>
      </w:pPr>
      <w:r>
        <w:t xml:space="preserve">Table XX. </w:t>
      </w:r>
      <w:r w:rsidR="00886C08">
        <w:t xml:space="preserve"> </w:t>
      </w:r>
      <w:ins w:id="103" w:author="Abhijit Dasgupta" w:date="2016-07-10T19:40:00Z">
        <w:r w:rsidR="00EF1E83">
          <w:t>Number of sectors meeting the HEPA standard, stratified by overall capture effectiveness level.</w:t>
        </w:r>
      </w:ins>
      <w:commentRangeStart w:id="104"/>
      <w:del w:id="105" w:author="Abhijit Dasgupta" w:date="2016-07-10T19:40:00Z">
        <w:r w:rsidR="00886C08" w:rsidDel="00EF1E83">
          <w:delText xml:space="preserve">PHEAF units meeting capture effectiveness criteria by </w:delText>
        </w:r>
        <w:r w:rsidR="00080706" w:rsidDel="00EF1E83">
          <w:delText>group</w:delText>
        </w:r>
        <w:commentRangeEnd w:id="104"/>
        <w:r w:rsidR="00080706" w:rsidDel="00EF1E83">
          <w:rPr>
            <w:rStyle w:val="CommentReference"/>
          </w:rPr>
          <w:commentReference w:id="104"/>
        </w:r>
      </w:del>
    </w:p>
    <w:tbl>
      <w:tblPr>
        <w:tblStyle w:val="TableGrid"/>
        <w:tblW w:w="0" w:type="auto"/>
        <w:tblLook w:val="04A0" w:firstRow="1" w:lastRow="0" w:firstColumn="1" w:lastColumn="0" w:noHBand="0" w:noVBand="1"/>
      </w:tblPr>
      <w:tblGrid>
        <w:gridCol w:w="2394"/>
        <w:gridCol w:w="2394"/>
        <w:gridCol w:w="2394"/>
        <w:gridCol w:w="2394"/>
      </w:tblGrid>
      <w:tr w:rsidR="000718DC" w:rsidRPr="00080706" w14:paraId="38887E17" w14:textId="77777777" w:rsidTr="000718DC">
        <w:tc>
          <w:tcPr>
            <w:tcW w:w="2394" w:type="dxa"/>
          </w:tcPr>
          <w:p w14:paraId="24B155A8" w14:textId="77777777" w:rsidR="000718DC" w:rsidRPr="00080706" w:rsidRDefault="000718DC" w:rsidP="000718DC">
            <w:pPr>
              <w:ind w:firstLine="0"/>
              <w:rPr>
                <w:rFonts w:cs="Times New Roman"/>
              </w:rPr>
            </w:pPr>
            <w:r w:rsidRPr="00080706">
              <w:rPr>
                <w:rFonts w:cs="Times New Roman"/>
              </w:rPr>
              <w:t>Number of filter sectors meeting group criteria</w:t>
            </w:r>
          </w:p>
        </w:tc>
        <w:tc>
          <w:tcPr>
            <w:tcW w:w="2394" w:type="dxa"/>
          </w:tcPr>
          <w:p w14:paraId="422FC58E" w14:textId="45BB813C" w:rsidR="000718DC" w:rsidRPr="00080706" w:rsidRDefault="000718DC" w:rsidP="000718DC">
            <w:pPr>
              <w:ind w:firstLine="0"/>
              <w:rPr>
                <w:rFonts w:cs="Times New Roman"/>
              </w:rPr>
            </w:pPr>
            <w:r w:rsidRPr="00080706">
              <w:rPr>
                <w:rFonts w:cs="Times New Roman"/>
              </w:rPr>
              <w:t xml:space="preserve">Group 1 -99.97% </w:t>
            </w:r>
            <w:ins w:id="106" w:author="Abhijit Dasgupta" w:date="2016-07-10T19:35:00Z">
              <w:r w:rsidR="00EF1E83">
                <w:rPr>
                  <w:rFonts w:cs="Times New Roman"/>
                </w:rPr>
                <w:t xml:space="preserve">or greater </w:t>
              </w:r>
            </w:ins>
            <w:r w:rsidRPr="00080706">
              <w:rPr>
                <w:rFonts w:cs="Times New Roman"/>
              </w:rPr>
              <w:t>(n=33)</w:t>
            </w:r>
          </w:p>
        </w:tc>
        <w:tc>
          <w:tcPr>
            <w:tcW w:w="2394" w:type="dxa"/>
          </w:tcPr>
          <w:p w14:paraId="3DBAA2EA" w14:textId="4559C02D" w:rsidR="000718DC" w:rsidRPr="00080706" w:rsidRDefault="000718DC" w:rsidP="000718DC">
            <w:pPr>
              <w:ind w:firstLine="0"/>
              <w:rPr>
                <w:rFonts w:cs="Times New Roman"/>
              </w:rPr>
            </w:pPr>
            <w:r w:rsidRPr="00080706">
              <w:rPr>
                <w:rFonts w:cs="Times New Roman"/>
              </w:rPr>
              <w:t>Group 2 - 99.9</w:t>
            </w:r>
            <w:ins w:id="107" w:author="Abhijit Dasgupta" w:date="2016-07-10T19:36:00Z">
              <w:r w:rsidR="00EF1E83">
                <w:rPr>
                  <w:rFonts w:cs="Times New Roman"/>
                </w:rPr>
                <w:t>-99.97</w:t>
              </w:r>
            </w:ins>
            <w:r w:rsidRPr="00080706">
              <w:rPr>
                <w:rFonts w:cs="Times New Roman"/>
              </w:rPr>
              <w:t>% (n=14)</w:t>
            </w:r>
          </w:p>
        </w:tc>
        <w:tc>
          <w:tcPr>
            <w:tcW w:w="2394" w:type="dxa"/>
          </w:tcPr>
          <w:p w14:paraId="3C08CC0A" w14:textId="77777777" w:rsidR="000718DC" w:rsidRPr="00080706" w:rsidRDefault="000718DC" w:rsidP="00102431">
            <w:pPr>
              <w:ind w:firstLine="0"/>
              <w:rPr>
                <w:rFonts w:cs="Times New Roman"/>
              </w:rPr>
            </w:pPr>
            <w:r w:rsidRPr="00080706">
              <w:rPr>
                <w:rFonts w:cs="Times New Roman"/>
              </w:rPr>
              <w:t>Group 3 - 99.0% to 99.9% (n=135)</w:t>
            </w:r>
          </w:p>
        </w:tc>
      </w:tr>
      <w:tr w:rsidR="000718DC" w:rsidRPr="00080706" w14:paraId="0123A045" w14:textId="77777777" w:rsidTr="005943A5">
        <w:tc>
          <w:tcPr>
            <w:tcW w:w="2394" w:type="dxa"/>
            <w:vAlign w:val="bottom"/>
          </w:tcPr>
          <w:p w14:paraId="675A05C1" w14:textId="00DFEB9A" w:rsidR="000718DC" w:rsidRPr="00080706" w:rsidRDefault="00EF1E83">
            <w:pPr>
              <w:rPr>
                <w:rFonts w:cs="Times New Roman"/>
              </w:rPr>
            </w:pPr>
            <w:ins w:id="108" w:author="Abhijit Dasgupta" w:date="2016-07-10T19:36:00Z">
              <w:r>
                <w:rPr>
                  <w:rFonts w:cs="Times New Roman"/>
                </w:rPr>
                <w:t xml:space="preserve">At least </w:t>
              </w:r>
            </w:ins>
            <w:r w:rsidR="000718DC" w:rsidRPr="00080706">
              <w:rPr>
                <w:rFonts w:cs="Times New Roman"/>
              </w:rPr>
              <w:t>6 of 9</w:t>
            </w:r>
          </w:p>
        </w:tc>
        <w:tc>
          <w:tcPr>
            <w:tcW w:w="2394" w:type="dxa"/>
            <w:vAlign w:val="bottom"/>
          </w:tcPr>
          <w:p w14:paraId="039BAF4F" w14:textId="77777777" w:rsidR="000718DC" w:rsidRPr="00080706" w:rsidRDefault="000718DC">
            <w:pPr>
              <w:jc w:val="right"/>
              <w:rPr>
                <w:rFonts w:cs="Times New Roman"/>
              </w:rPr>
            </w:pPr>
            <w:r w:rsidRPr="00080706">
              <w:rPr>
                <w:rFonts w:cs="Times New Roman"/>
              </w:rPr>
              <w:t>96.97</w:t>
            </w:r>
          </w:p>
        </w:tc>
        <w:tc>
          <w:tcPr>
            <w:tcW w:w="2394" w:type="dxa"/>
            <w:vAlign w:val="bottom"/>
          </w:tcPr>
          <w:p w14:paraId="06A11649" w14:textId="77777777" w:rsidR="000718DC" w:rsidRPr="00080706" w:rsidRDefault="000718DC">
            <w:pPr>
              <w:jc w:val="right"/>
              <w:rPr>
                <w:rFonts w:cs="Times New Roman"/>
              </w:rPr>
            </w:pPr>
            <w:r w:rsidRPr="00080706">
              <w:rPr>
                <w:rFonts w:cs="Times New Roman"/>
              </w:rPr>
              <w:t>57.14</w:t>
            </w:r>
          </w:p>
        </w:tc>
        <w:tc>
          <w:tcPr>
            <w:tcW w:w="2394" w:type="dxa"/>
            <w:vAlign w:val="bottom"/>
          </w:tcPr>
          <w:p w14:paraId="6CE0A4EA" w14:textId="77777777" w:rsidR="000718DC" w:rsidRPr="00080706" w:rsidRDefault="000718DC">
            <w:pPr>
              <w:jc w:val="right"/>
              <w:rPr>
                <w:rFonts w:cs="Times New Roman"/>
              </w:rPr>
            </w:pPr>
            <w:r w:rsidRPr="00080706">
              <w:rPr>
                <w:rFonts w:cs="Times New Roman"/>
              </w:rPr>
              <w:t>5.93</w:t>
            </w:r>
          </w:p>
        </w:tc>
      </w:tr>
      <w:tr w:rsidR="000718DC" w:rsidRPr="00080706" w14:paraId="5DBC70E3" w14:textId="77777777" w:rsidTr="005943A5">
        <w:tc>
          <w:tcPr>
            <w:tcW w:w="2394" w:type="dxa"/>
            <w:vAlign w:val="bottom"/>
          </w:tcPr>
          <w:p w14:paraId="4EC822E6" w14:textId="295E2380" w:rsidR="000718DC" w:rsidRPr="00080706" w:rsidRDefault="00EF1E83">
            <w:pPr>
              <w:rPr>
                <w:rFonts w:cs="Times New Roman"/>
              </w:rPr>
            </w:pPr>
            <w:ins w:id="109" w:author="Abhijit Dasgupta" w:date="2016-07-10T19:36:00Z">
              <w:r>
                <w:rPr>
                  <w:rFonts w:cs="Times New Roman"/>
                </w:rPr>
                <w:t xml:space="preserve">At least </w:t>
              </w:r>
            </w:ins>
            <w:r w:rsidR="000718DC" w:rsidRPr="00080706">
              <w:rPr>
                <w:rFonts w:cs="Times New Roman"/>
              </w:rPr>
              <w:t>7 of 9</w:t>
            </w:r>
          </w:p>
        </w:tc>
        <w:tc>
          <w:tcPr>
            <w:tcW w:w="2394" w:type="dxa"/>
            <w:vAlign w:val="bottom"/>
          </w:tcPr>
          <w:p w14:paraId="6EEFB55C" w14:textId="77777777" w:rsidR="000718DC" w:rsidRPr="00080706" w:rsidRDefault="000718DC">
            <w:pPr>
              <w:jc w:val="right"/>
              <w:rPr>
                <w:rFonts w:cs="Times New Roman"/>
              </w:rPr>
            </w:pPr>
            <w:r w:rsidRPr="00080706">
              <w:rPr>
                <w:rFonts w:cs="Times New Roman"/>
              </w:rPr>
              <w:t>93.94</w:t>
            </w:r>
          </w:p>
        </w:tc>
        <w:tc>
          <w:tcPr>
            <w:tcW w:w="2394" w:type="dxa"/>
            <w:vAlign w:val="bottom"/>
          </w:tcPr>
          <w:p w14:paraId="7D0D6DA0" w14:textId="77777777" w:rsidR="000718DC" w:rsidRPr="00080706" w:rsidRDefault="000718DC">
            <w:pPr>
              <w:jc w:val="right"/>
              <w:rPr>
                <w:rFonts w:cs="Times New Roman"/>
              </w:rPr>
            </w:pPr>
            <w:r w:rsidRPr="00080706">
              <w:rPr>
                <w:rFonts w:cs="Times New Roman"/>
              </w:rPr>
              <w:t>35.71</w:t>
            </w:r>
          </w:p>
        </w:tc>
        <w:tc>
          <w:tcPr>
            <w:tcW w:w="2394" w:type="dxa"/>
            <w:vAlign w:val="bottom"/>
          </w:tcPr>
          <w:p w14:paraId="07337FDA" w14:textId="77777777" w:rsidR="000718DC" w:rsidRPr="00080706" w:rsidRDefault="000718DC">
            <w:pPr>
              <w:jc w:val="right"/>
              <w:rPr>
                <w:rFonts w:cs="Times New Roman"/>
              </w:rPr>
            </w:pPr>
            <w:r w:rsidRPr="00080706">
              <w:rPr>
                <w:rFonts w:cs="Times New Roman"/>
              </w:rPr>
              <w:t>2.96</w:t>
            </w:r>
          </w:p>
        </w:tc>
      </w:tr>
      <w:tr w:rsidR="000718DC" w:rsidRPr="00080706" w14:paraId="0987C646" w14:textId="77777777" w:rsidTr="005943A5">
        <w:tc>
          <w:tcPr>
            <w:tcW w:w="2394" w:type="dxa"/>
            <w:vAlign w:val="bottom"/>
          </w:tcPr>
          <w:p w14:paraId="21439221" w14:textId="1B84B3F4" w:rsidR="000718DC" w:rsidRPr="00080706" w:rsidRDefault="00EF1E83">
            <w:pPr>
              <w:rPr>
                <w:rFonts w:cs="Times New Roman"/>
              </w:rPr>
            </w:pPr>
            <w:ins w:id="110" w:author="Abhijit Dasgupta" w:date="2016-07-10T19:36:00Z">
              <w:r>
                <w:rPr>
                  <w:rFonts w:cs="Times New Roman"/>
                </w:rPr>
                <w:t xml:space="preserve">At least </w:t>
              </w:r>
            </w:ins>
            <w:r w:rsidR="000718DC" w:rsidRPr="00080706">
              <w:rPr>
                <w:rFonts w:cs="Times New Roman"/>
              </w:rPr>
              <w:t>8 of 9</w:t>
            </w:r>
          </w:p>
        </w:tc>
        <w:tc>
          <w:tcPr>
            <w:tcW w:w="2394" w:type="dxa"/>
            <w:vAlign w:val="bottom"/>
          </w:tcPr>
          <w:p w14:paraId="3849B16A" w14:textId="77777777" w:rsidR="000718DC" w:rsidRPr="00080706" w:rsidRDefault="000718DC">
            <w:pPr>
              <w:jc w:val="right"/>
              <w:rPr>
                <w:rFonts w:cs="Times New Roman"/>
              </w:rPr>
            </w:pPr>
            <w:r w:rsidRPr="00080706">
              <w:rPr>
                <w:rFonts w:cs="Times New Roman"/>
              </w:rPr>
              <w:t>69.70</w:t>
            </w:r>
          </w:p>
        </w:tc>
        <w:tc>
          <w:tcPr>
            <w:tcW w:w="2394" w:type="dxa"/>
            <w:vAlign w:val="bottom"/>
          </w:tcPr>
          <w:p w14:paraId="7E27F689" w14:textId="77777777" w:rsidR="000718DC" w:rsidRPr="00080706" w:rsidRDefault="000718DC">
            <w:pPr>
              <w:jc w:val="right"/>
              <w:rPr>
                <w:rFonts w:cs="Times New Roman"/>
              </w:rPr>
            </w:pPr>
            <w:r w:rsidRPr="00080706">
              <w:rPr>
                <w:rFonts w:cs="Times New Roman"/>
              </w:rPr>
              <w:t>21.43</w:t>
            </w:r>
          </w:p>
        </w:tc>
        <w:tc>
          <w:tcPr>
            <w:tcW w:w="2394" w:type="dxa"/>
            <w:vAlign w:val="bottom"/>
          </w:tcPr>
          <w:p w14:paraId="5E29ED77" w14:textId="77777777" w:rsidR="000718DC" w:rsidRPr="00080706" w:rsidRDefault="000718DC">
            <w:pPr>
              <w:jc w:val="right"/>
              <w:rPr>
                <w:rFonts w:cs="Times New Roman"/>
              </w:rPr>
            </w:pPr>
            <w:r w:rsidRPr="00080706">
              <w:rPr>
                <w:rFonts w:cs="Times New Roman"/>
              </w:rPr>
              <w:t>1.48</w:t>
            </w:r>
          </w:p>
        </w:tc>
      </w:tr>
      <w:tr w:rsidR="000718DC" w:rsidRPr="00080706" w14:paraId="2BA31FEA" w14:textId="77777777" w:rsidTr="005943A5">
        <w:tc>
          <w:tcPr>
            <w:tcW w:w="2394" w:type="dxa"/>
            <w:vAlign w:val="bottom"/>
          </w:tcPr>
          <w:p w14:paraId="38CE2F51" w14:textId="77777777" w:rsidR="000718DC" w:rsidRPr="00080706" w:rsidRDefault="000718DC">
            <w:pPr>
              <w:rPr>
                <w:rFonts w:cs="Times New Roman"/>
              </w:rPr>
            </w:pPr>
            <w:r w:rsidRPr="00080706">
              <w:rPr>
                <w:rFonts w:cs="Times New Roman"/>
              </w:rPr>
              <w:t>9 of 9</w:t>
            </w:r>
          </w:p>
        </w:tc>
        <w:tc>
          <w:tcPr>
            <w:tcW w:w="2394" w:type="dxa"/>
            <w:vAlign w:val="bottom"/>
          </w:tcPr>
          <w:p w14:paraId="58F9FFA1" w14:textId="77777777" w:rsidR="000718DC" w:rsidRPr="00080706" w:rsidRDefault="000718DC">
            <w:pPr>
              <w:jc w:val="right"/>
              <w:rPr>
                <w:rFonts w:cs="Times New Roman"/>
              </w:rPr>
            </w:pPr>
            <w:r w:rsidRPr="00080706">
              <w:rPr>
                <w:rFonts w:cs="Times New Roman"/>
              </w:rPr>
              <w:t>45.45</w:t>
            </w:r>
          </w:p>
        </w:tc>
        <w:tc>
          <w:tcPr>
            <w:tcW w:w="2394" w:type="dxa"/>
            <w:vAlign w:val="bottom"/>
          </w:tcPr>
          <w:p w14:paraId="09D0AF17" w14:textId="77777777" w:rsidR="000718DC" w:rsidRPr="00080706" w:rsidRDefault="000718DC">
            <w:pPr>
              <w:jc w:val="right"/>
              <w:rPr>
                <w:rFonts w:cs="Times New Roman"/>
              </w:rPr>
            </w:pPr>
            <w:r w:rsidRPr="00080706">
              <w:rPr>
                <w:rFonts w:cs="Times New Roman"/>
              </w:rPr>
              <w:t>0.00</w:t>
            </w:r>
          </w:p>
        </w:tc>
        <w:tc>
          <w:tcPr>
            <w:tcW w:w="2394" w:type="dxa"/>
            <w:vAlign w:val="bottom"/>
          </w:tcPr>
          <w:p w14:paraId="25D9B28A" w14:textId="77777777" w:rsidR="000718DC" w:rsidRPr="00080706" w:rsidRDefault="000718DC">
            <w:pPr>
              <w:jc w:val="right"/>
              <w:rPr>
                <w:rFonts w:cs="Times New Roman"/>
              </w:rPr>
            </w:pPr>
            <w:r w:rsidRPr="00080706">
              <w:rPr>
                <w:rFonts w:cs="Times New Roman"/>
              </w:rPr>
              <w:t>0.00</w:t>
            </w:r>
          </w:p>
        </w:tc>
      </w:tr>
    </w:tbl>
    <w:p w14:paraId="2C0C2E4C" w14:textId="77777777" w:rsidR="00733FBA" w:rsidRDefault="00733FBA" w:rsidP="00873C85"/>
    <w:p w14:paraId="6A58EEBA" w14:textId="5AEC7138" w:rsidR="00873C85" w:rsidRDefault="009E48F0" w:rsidP="00873C85">
      <w:r>
        <w:t xml:space="preserve">For each group, the </w:t>
      </w:r>
      <w:r w:rsidR="00080706">
        <w:t xml:space="preserve">filter's </w:t>
      </w:r>
      <w:r>
        <w:t xml:space="preserve">middle center sector had the highest occurrence of meeting or exceeding the group's capture effectiveness threshold. For example, in Group 3 the </w:t>
      </w:r>
      <w:r w:rsidR="00080706">
        <w:t xml:space="preserve">filter's </w:t>
      </w:r>
      <w:r>
        <w:t xml:space="preserve">middle center sector met the </w:t>
      </w:r>
      <w:r w:rsidR="00080706">
        <w:t xml:space="preserve">capture effectiveness </w:t>
      </w:r>
      <w:r>
        <w:t xml:space="preserve">criteria (e.g. </w:t>
      </w:r>
      <w:del w:id="111" w:author="Abhijit Dasgupta" w:date="2016-07-10T19:41:00Z">
        <w:r w:rsidRPr="009E48F0" w:rsidDel="00A41D57">
          <w:delText>99 &lt; Effectiveness &lt; 99.9</w:delText>
        </w:r>
      </w:del>
      <w:ins w:id="112" w:author="Abhijit Dasgupta" w:date="2016-07-10T19:41:00Z">
        <w:r w:rsidR="00A41D57">
          <w:t>99.97%</w:t>
        </w:r>
      </w:ins>
      <w:r>
        <w:t>) in 60.7% of the tests</w:t>
      </w:r>
      <w:r w:rsidR="00EE40E0">
        <w:t xml:space="preserve">, whereas other filter sectors satisfied the group criteria less than 36% of the test occurrences. </w:t>
      </w:r>
      <w:r w:rsidR="00873C85">
        <w:t>Graphs XX- XX</w:t>
      </w:r>
      <w:r w:rsidR="00733FBA">
        <w:t xml:space="preserve"> illustrate </w:t>
      </w:r>
      <w:r w:rsidR="00873C85">
        <w:t xml:space="preserve">the capture effectiveness range for each leak test by group. For each test, the </w:t>
      </w:r>
      <w:r w:rsidR="00080706">
        <w:t xml:space="preserve">filter's </w:t>
      </w:r>
      <w:r w:rsidR="00873C85">
        <w:t xml:space="preserve">middle center sector is represented by </w:t>
      </w:r>
      <w:r w:rsidR="00080706">
        <w:t xml:space="preserve">a </w:t>
      </w:r>
      <w:r w:rsidR="00873C85">
        <w:t>darkened dot. The dot</w:t>
      </w:r>
      <w:ins w:id="113" w:author="Abhijit Dasgupta" w:date="2016-07-10T19:42:00Z">
        <w:r w:rsidR="00A41D57">
          <w:t>t</w:t>
        </w:r>
      </w:ins>
      <w:r w:rsidR="00873C85">
        <w:t xml:space="preserve">ed horizontal line is the </w:t>
      </w:r>
      <w:del w:id="114" w:author="Abhijit Dasgupta" w:date="2016-07-10T19:42:00Z">
        <w:r w:rsidR="00873C85" w:rsidDel="00A41D57">
          <w:delText xml:space="preserve">group's </w:delText>
        </w:r>
        <w:r w:rsidR="00080706" w:rsidDel="00A41D57">
          <w:delText xml:space="preserve">defined </w:delText>
        </w:r>
        <w:r w:rsidR="00873C85" w:rsidDel="00A41D57">
          <w:delText>capture effectiveness criteria</w:delText>
        </w:r>
      </w:del>
      <w:ins w:id="115" w:author="Abhijit Dasgupta" w:date="2016-07-10T19:42:00Z">
        <w:r w:rsidR="00A41D57">
          <w:t>99.97% HEPA standard</w:t>
        </w:r>
      </w:ins>
      <w:r w:rsidR="00873C85">
        <w:t xml:space="preserve">. </w:t>
      </w:r>
      <w:r w:rsidR="00940FB7">
        <w:t xml:space="preserve">The graph for Group 1 show for each test a limited spread among filter sectors, whereas </w:t>
      </w:r>
      <w:r w:rsidR="00733FBA">
        <w:t>Group 2 and Group 3</w:t>
      </w:r>
      <w:r w:rsidR="00940FB7">
        <w:t xml:space="preserve"> reveal greater variability among the filter sectors. These graphs imply capture effectiveness measured between 99.0% - 99.9% is obtainable </w:t>
      </w:r>
      <w:r w:rsidR="00214EA1">
        <w:t xml:space="preserve">despite variability between filter sectors; however, capture efficiency at HEPA performance standards is more rigorous, defined by less tolerance among the filter sectors. </w:t>
      </w:r>
    </w:p>
    <w:p w14:paraId="70CB3C98" w14:textId="240C3FB5" w:rsidR="0041611E" w:rsidRDefault="00EE1690" w:rsidP="0041611E">
      <w:pPr>
        <w:pStyle w:val="Caption"/>
        <w:keepNext/>
        <w:ind w:firstLine="90"/>
      </w:pPr>
      <w:r>
        <w:rPr>
          <w:noProof/>
        </w:rPr>
        <mc:AlternateContent>
          <mc:Choice Requires="wps">
            <w:drawing>
              <wp:anchor distT="0" distB="0" distL="114300" distR="114300" simplePos="0" relativeHeight="251660288" behindDoc="0" locked="0" layoutInCell="1" allowOverlap="1" wp14:anchorId="3DECCB67" wp14:editId="54C8525B">
                <wp:simplePos x="0" y="0"/>
                <wp:positionH relativeFrom="column">
                  <wp:posOffset>2933700</wp:posOffset>
                </wp:positionH>
                <wp:positionV relativeFrom="paragraph">
                  <wp:posOffset>22225</wp:posOffset>
                </wp:positionV>
                <wp:extent cx="2743200" cy="219075"/>
                <wp:effectExtent l="0" t="4445" r="0" b="5080"/>
                <wp:wrapThrough wrapText="bothSides">
                  <wp:wrapPolygon edited="0">
                    <wp:start x="-75" y="0"/>
                    <wp:lineTo x="-75" y="21162"/>
                    <wp:lineTo x="21600" y="21162"/>
                    <wp:lineTo x="21600" y="0"/>
                    <wp:lineTo x="-75"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63CAB" w14:textId="77777777" w:rsidR="00E26931" w:rsidRPr="0079625C" w:rsidRDefault="00E26931" w:rsidP="0041611E">
                            <w:pPr>
                              <w:pStyle w:val="Caption"/>
                              <w:rPr>
                                <w:noProof/>
                              </w:rPr>
                            </w:pPr>
                            <w:r>
                              <w:t xml:space="preserve">Graph XX. Group 2 -99.9% CE by sector filter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31pt;margin-top:1.75pt;width:3in;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" stroked="f">
                <v:textbox inset="0,0,0,0">
                  <w:txbxContent>
                    <w:p w14:paraId="6ED63CAB" w14:textId="77777777" w:rsidR="00E26931" w:rsidRPr="0079625C" w:rsidRDefault="00E26931" w:rsidP="0041611E">
                      <w:pPr>
                        <w:pStyle w:val="Caption"/>
                        <w:rPr>
                          <w:noProof/>
                        </w:rPr>
                      </w:pPr>
                      <w:r>
                        <w:t xml:space="preserve">Graph XX. Group 2 -99.9% CE by sector filter </w:t>
                      </w:r>
                    </w:p>
                  </w:txbxContent>
                </v:textbox>
                <w10:wrap type="through"/>
              </v:shape>
            </w:pict>
          </mc:Fallback>
        </mc:AlternateContent>
      </w:r>
      <w:r w:rsidR="0041611E">
        <w:rPr>
          <w:noProof/>
        </w:rPr>
        <w:drawing>
          <wp:anchor distT="0" distB="0" distL="114300" distR="114300" simplePos="0" relativeHeight="251658240" behindDoc="0" locked="0" layoutInCell="1" allowOverlap="1" wp14:anchorId="404413CC" wp14:editId="0EB849BC">
            <wp:simplePos x="0" y="0"/>
            <wp:positionH relativeFrom="column">
              <wp:posOffset>3076575</wp:posOffset>
            </wp:positionH>
            <wp:positionV relativeFrom="paragraph">
              <wp:posOffset>260350</wp:posOffset>
            </wp:positionV>
            <wp:extent cx="2743200" cy="1828800"/>
            <wp:effectExtent l="19050" t="0" r="0" b="0"/>
            <wp:wrapThrough wrapText="bothSides">
              <wp:wrapPolygon edited="0">
                <wp:start x="-150" y="0"/>
                <wp:lineTo x="-150" y="21375"/>
                <wp:lineTo x="21600" y="21375"/>
                <wp:lineTo x="21600" y="0"/>
                <wp:lineTo x="-150" y="0"/>
              </wp:wrapPolygon>
            </wp:wrapThrough>
            <wp:docPr id="9" name="Picture 4"/>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2743200" cy="1828800"/>
                    </a:xfrm>
                    <a:prstGeom prst="rect">
                      <a:avLst/>
                    </a:prstGeom>
                  </pic:spPr>
                </pic:pic>
              </a:graphicData>
            </a:graphic>
          </wp:anchor>
        </w:drawing>
      </w:r>
      <w:r w:rsidR="0041611E">
        <w:t xml:space="preserve">Graph XX. </w:t>
      </w:r>
      <w:r w:rsidR="006C45DC">
        <w:t>Group 1 -</w:t>
      </w:r>
      <w:r w:rsidR="0041611E">
        <w:t xml:space="preserve">99.97% CE by filter sector </w:t>
      </w:r>
    </w:p>
    <w:p w14:paraId="3FE08A0E" w14:textId="77777777" w:rsidR="0041611E" w:rsidRDefault="00292059" w:rsidP="0041611E">
      <w:pPr>
        <w:keepNext/>
        <w:ind w:firstLine="0"/>
      </w:pPr>
      <w:r w:rsidRPr="00292059">
        <w:rPr>
          <w:noProof/>
        </w:rPr>
        <w:drawing>
          <wp:inline distT="0" distB="0" distL="0" distR="0" wp14:anchorId="4EF175DB" wp14:editId="2043341E">
            <wp:extent cx="2743200" cy="182880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2743200" cy="1828800"/>
                    </a:xfrm>
                    <a:prstGeom prst="rect">
                      <a:avLst/>
                    </a:prstGeom>
                  </pic:spPr>
                </pic:pic>
              </a:graphicData>
            </a:graphic>
          </wp:inline>
        </w:drawing>
      </w:r>
    </w:p>
    <w:p w14:paraId="241D1839" w14:textId="77777777" w:rsidR="0041611E" w:rsidRDefault="0041611E" w:rsidP="0041611E">
      <w:pPr>
        <w:pStyle w:val="Caption"/>
        <w:keepNext/>
        <w:ind w:firstLine="0"/>
      </w:pPr>
      <w:r>
        <w:t xml:space="preserve">Graph XX. </w:t>
      </w:r>
      <w:r w:rsidR="006C45DC">
        <w:t xml:space="preserve">Group 3- </w:t>
      </w:r>
      <w:r>
        <w:t xml:space="preserve">99.0% &lt;CE &gt; 99.9%  by </w:t>
      </w:r>
      <w:r w:rsidR="006C45DC">
        <w:t xml:space="preserve">filter </w:t>
      </w:r>
      <w:r>
        <w:t>sector</w:t>
      </w:r>
    </w:p>
    <w:p w14:paraId="0B371415" w14:textId="77777777" w:rsidR="00292059" w:rsidRDefault="0041611E" w:rsidP="00292059">
      <w:pPr>
        <w:ind w:firstLine="0"/>
      </w:pPr>
      <w:r w:rsidRPr="0041611E">
        <w:rPr>
          <w:noProof/>
        </w:rPr>
        <w:drawing>
          <wp:inline distT="0" distB="0" distL="0" distR="0" wp14:anchorId="4D332968" wp14:editId="3EC851B3">
            <wp:extent cx="2743200" cy="1828800"/>
            <wp:effectExtent l="19050" t="0" r="0" b="0"/>
            <wp:docPr id="10" name="Picture 5"/>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2743200" cy="1828800"/>
                    </a:xfrm>
                    <a:prstGeom prst="rect">
                      <a:avLst/>
                    </a:prstGeom>
                  </pic:spPr>
                </pic:pic>
              </a:graphicData>
            </a:graphic>
          </wp:inline>
        </w:drawing>
      </w:r>
    </w:p>
    <w:p w14:paraId="5B0A2725" w14:textId="54C857D1" w:rsidR="00820D6C" w:rsidRDefault="00820D6C" w:rsidP="00292059">
      <w:pPr>
        <w:ind w:firstLine="0"/>
      </w:pPr>
      <w:r>
        <w:tab/>
        <w:t xml:space="preserve">A paired t-test was performed to compare the mean capture effectiveness measured at the middle center sector compared to other filter sectors. </w:t>
      </w:r>
      <w:r w:rsidR="00B93131">
        <w:t xml:space="preserve">Table X provides results from the 8 t-tests reported simultaneously in one table. </w:t>
      </w:r>
      <w:r>
        <w:t xml:space="preserve">The </w:t>
      </w:r>
      <w:r w:rsidR="00B93131">
        <w:t xml:space="preserve">results suggest a significant difference in capture effectiveness performance among the filter perimeter sectors compared to the filter's middle center sector. Among the findings of statistical significance, the average capture effectiveness of the perimeter filter sectors is 1.1 to 2.3 </w:t>
      </w:r>
      <w:ins w:id="116" w:author="Abhijit Dasgupta" w:date="2016-07-10T19:43:00Z">
        <w:r w:rsidR="00A41D57">
          <w:t xml:space="preserve">percentage </w:t>
        </w:r>
      </w:ins>
      <w:commentRangeStart w:id="117"/>
      <w:r w:rsidR="00B93131">
        <w:t>points</w:t>
      </w:r>
      <w:commentRangeEnd w:id="117"/>
      <w:r w:rsidR="00B93131">
        <w:rPr>
          <w:rStyle w:val="CommentReference"/>
        </w:rPr>
        <w:commentReference w:id="117"/>
      </w:r>
      <w:r w:rsidR="00B93131">
        <w:t xml:space="preserve"> </w:t>
      </w:r>
      <w:ins w:id="118" w:author="Abhijit Dasgupta" w:date="2016-07-10T19:43:00Z">
        <w:r w:rsidR="00A41D57">
          <w:t>lower</w:t>
        </w:r>
      </w:ins>
      <w:del w:id="119" w:author="Abhijit Dasgupta" w:date="2016-07-10T19:43:00Z">
        <w:r w:rsidR="00B93131" w:rsidDel="00A41D57">
          <w:delText>less</w:delText>
        </w:r>
      </w:del>
      <w:r w:rsidR="00B93131">
        <w:t xml:space="preserve"> than the middle filter sector. </w:t>
      </w:r>
    </w:p>
    <w:p w14:paraId="2F8C9527" w14:textId="77777777" w:rsidR="00820D6C" w:rsidRDefault="00820D6C" w:rsidP="00820D6C">
      <w:pPr>
        <w:pStyle w:val="Caption"/>
        <w:keepNext/>
        <w:ind w:firstLine="0"/>
      </w:pPr>
      <w:r>
        <w:lastRenderedPageBreak/>
        <w:t xml:space="preserve">Table </w:t>
      </w:r>
      <w:fldSimple w:instr=" SEQ Table \* ARABIC ">
        <w:r>
          <w:rPr>
            <w:noProof/>
          </w:rPr>
          <w:t>1</w:t>
        </w:r>
      </w:fldSimple>
      <w:r>
        <w:t>Table X. Average difference between middle center filter sector and other filter sectors</w:t>
      </w:r>
    </w:p>
    <w:tbl>
      <w:tblPr>
        <w:tblW w:w="3960" w:type="dxa"/>
        <w:tblInd w:w="93" w:type="dxa"/>
        <w:tblLook w:val="04A0" w:firstRow="1" w:lastRow="0" w:firstColumn="1" w:lastColumn="0" w:noHBand="0" w:noVBand="1"/>
      </w:tblPr>
      <w:tblGrid>
        <w:gridCol w:w="1320"/>
        <w:gridCol w:w="1320"/>
        <w:gridCol w:w="1320"/>
      </w:tblGrid>
      <w:tr w:rsidR="00820D6C" w:rsidRPr="00820D6C" w14:paraId="1BF9C08B" w14:textId="77777777" w:rsidTr="00820D6C">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2C36C"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-0.72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7F4FE04B"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-1.13**</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65CAA30"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-1.83***</w:t>
            </w:r>
          </w:p>
        </w:tc>
      </w:tr>
      <w:tr w:rsidR="00820D6C" w:rsidRPr="00820D6C" w14:paraId="066D71F0" w14:textId="77777777" w:rsidTr="00820D6C">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C4473"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0.15</w:t>
            </w:r>
          </w:p>
        </w:tc>
        <w:tc>
          <w:tcPr>
            <w:tcW w:w="1320" w:type="dxa"/>
            <w:tcBorders>
              <w:top w:val="nil"/>
              <w:left w:val="nil"/>
              <w:bottom w:val="single" w:sz="4" w:space="0" w:color="auto"/>
              <w:right w:val="single" w:sz="4" w:space="0" w:color="auto"/>
            </w:tcBorders>
            <w:shd w:val="clear" w:color="auto" w:fill="auto"/>
            <w:noWrap/>
            <w:vAlign w:val="bottom"/>
            <w:hideMark/>
          </w:tcPr>
          <w:p w14:paraId="09BAD336"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0</w:t>
            </w:r>
          </w:p>
        </w:tc>
        <w:tc>
          <w:tcPr>
            <w:tcW w:w="1320" w:type="dxa"/>
            <w:tcBorders>
              <w:top w:val="nil"/>
              <w:left w:val="nil"/>
              <w:bottom w:val="single" w:sz="4" w:space="0" w:color="auto"/>
              <w:right w:val="single" w:sz="4" w:space="0" w:color="auto"/>
            </w:tcBorders>
            <w:shd w:val="clear" w:color="auto" w:fill="auto"/>
            <w:noWrap/>
            <w:vAlign w:val="bottom"/>
            <w:hideMark/>
          </w:tcPr>
          <w:p w14:paraId="5F457384"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0.28</w:t>
            </w:r>
          </w:p>
        </w:tc>
      </w:tr>
      <w:tr w:rsidR="00820D6C" w:rsidRPr="00820D6C" w14:paraId="14572C73" w14:textId="77777777" w:rsidTr="00820D6C">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B8B5A4"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-2.26***</w:t>
            </w:r>
          </w:p>
        </w:tc>
        <w:tc>
          <w:tcPr>
            <w:tcW w:w="1320" w:type="dxa"/>
            <w:tcBorders>
              <w:top w:val="nil"/>
              <w:left w:val="nil"/>
              <w:bottom w:val="single" w:sz="4" w:space="0" w:color="auto"/>
              <w:right w:val="single" w:sz="4" w:space="0" w:color="auto"/>
            </w:tcBorders>
            <w:shd w:val="clear" w:color="auto" w:fill="auto"/>
            <w:noWrap/>
            <w:vAlign w:val="bottom"/>
            <w:hideMark/>
          </w:tcPr>
          <w:p w14:paraId="5C1D29EC"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-2.29***</w:t>
            </w:r>
          </w:p>
        </w:tc>
        <w:tc>
          <w:tcPr>
            <w:tcW w:w="1320" w:type="dxa"/>
            <w:tcBorders>
              <w:top w:val="nil"/>
              <w:left w:val="nil"/>
              <w:bottom w:val="single" w:sz="4" w:space="0" w:color="auto"/>
              <w:right w:val="single" w:sz="4" w:space="0" w:color="auto"/>
            </w:tcBorders>
            <w:shd w:val="clear" w:color="auto" w:fill="auto"/>
            <w:noWrap/>
            <w:vAlign w:val="bottom"/>
            <w:hideMark/>
          </w:tcPr>
          <w:p w14:paraId="65DE184D" w14:textId="77777777" w:rsidR="00820D6C" w:rsidRPr="00820D6C" w:rsidRDefault="00820D6C" w:rsidP="00820D6C">
            <w:pPr>
              <w:autoSpaceDE/>
              <w:autoSpaceDN/>
              <w:adjustRightInd/>
              <w:spacing w:after="0"/>
              <w:ind w:firstLine="0"/>
              <w:jc w:val="center"/>
              <w:rPr>
                <w:rFonts w:ascii="Calibri" w:eastAsia="Times New Roman" w:hAnsi="Calibri" w:cs="Times New Roman"/>
              </w:rPr>
            </w:pPr>
            <w:r w:rsidRPr="00820D6C">
              <w:rPr>
                <w:rFonts w:ascii="Calibri" w:eastAsia="Times New Roman" w:hAnsi="Calibri" w:cs="Times New Roman"/>
              </w:rPr>
              <w:t>-1.75***</w:t>
            </w:r>
          </w:p>
        </w:tc>
      </w:tr>
    </w:tbl>
    <w:p w14:paraId="6F50EF85" w14:textId="77777777" w:rsidR="00820D6C" w:rsidRPr="00820D6C" w:rsidRDefault="00820D6C" w:rsidP="00820D6C">
      <w:pPr>
        <w:autoSpaceDE/>
        <w:autoSpaceDN/>
        <w:adjustRightInd/>
        <w:spacing w:after="0"/>
        <w:ind w:firstLine="0"/>
        <w:rPr>
          <w:rFonts w:ascii="Calibri" w:eastAsia="Times New Roman" w:hAnsi="Calibri" w:cs="Times New Roman"/>
        </w:rPr>
      </w:pPr>
      <w:commentRangeStart w:id="120"/>
      <w:r w:rsidRPr="00820D6C">
        <w:rPr>
          <w:rFonts w:ascii="Calibri" w:eastAsia="Times New Roman" w:hAnsi="Calibri" w:cs="Times New Roman"/>
        </w:rPr>
        <w:t>* p&lt;0.05 **p&lt;0.01 ***p&lt;0.001</w:t>
      </w:r>
      <w:commentRangeEnd w:id="120"/>
      <w:r w:rsidR="00B93131">
        <w:rPr>
          <w:rStyle w:val="CommentReference"/>
        </w:rPr>
        <w:commentReference w:id="120"/>
      </w:r>
    </w:p>
    <w:p w14:paraId="0F01C6EB" w14:textId="77777777" w:rsidR="00E26931" w:rsidRDefault="00E26931" w:rsidP="00E26931">
      <w:pPr>
        <w:autoSpaceDE/>
        <w:autoSpaceDN/>
        <w:adjustRightInd/>
        <w:spacing w:after="0"/>
        <w:ind w:firstLine="0"/>
        <w:rPr>
          <w:rFonts w:ascii="Calibri" w:eastAsia="Times New Roman" w:hAnsi="Calibri" w:cs="Times New Roman"/>
        </w:rPr>
      </w:pPr>
    </w:p>
    <w:p w14:paraId="5238D3C0" w14:textId="77777777" w:rsidR="00245AB1" w:rsidRPr="00245AB1" w:rsidRDefault="00245AB1" w:rsidP="00E26931">
      <w:pPr>
        <w:autoSpaceDE/>
        <w:autoSpaceDN/>
        <w:adjustRightInd/>
        <w:spacing w:after="0"/>
        <w:ind w:firstLine="0"/>
        <w:rPr>
          <w:rFonts w:eastAsia="Times New Roman" w:cs="Times New Roman"/>
        </w:rPr>
      </w:pPr>
      <w:r>
        <w:rPr>
          <w:rFonts w:ascii="Calibri" w:eastAsia="Times New Roman" w:hAnsi="Calibri" w:cs="Times New Roman"/>
        </w:rPr>
        <w:tab/>
      </w:r>
      <w:r w:rsidR="00E26931" w:rsidRPr="00245AB1">
        <w:rPr>
          <w:rFonts w:eastAsia="Times New Roman" w:cs="Times New Roman"/>
        </w:rPr>
        <w:t xml:space="preserve">A chi-square goodness-of-fit test was performed to determine whether the differences of capture effectiveness by filter sector was attributable to random measurement error. </w:t>
      </w:r>
      <w:commentRangeStart w:id="121"/>
      <w:r w:rsidR="00E26931" w:rsidRPr="00245AB1">
        <w:rPr>
          <w:rFonts w:eastAsia="Times New Roman" w:cs="Times New Roman"/>
        </w:rPr>
        <w:t>The test hypothesized equal expected occurrences of any filter sector being the most effective filter sector.</w:t>
      </w:r>
      <w:commentRangeEnd w:id="121"/>
      <w:r w:rsidR="00E26931" w:rsidRPr="00245AB1">
        <w:rPr>
          <w:rStyle w:val="CommentReference"/>
          <w:rFonts w:cs="Times New Roman"/>
          <w:sz w:val="24"/>
          <w:szCs w:val="24"/>
        </w:rPr>
        <w:commentReference w:id="121"/>
      </w:r>
      <w:r w:rsidR="00E26931" w:rsidRPr="00245AB1">
        <w:rPr>
          <w:rFonts w:eastAsia="Times New Roman" w:cs="Times New Roman"/>
        </w:rPr>
        <w:t xml:space="preserve"> </w:t>
      </w:r>
      <w:r w:rsidRPr="00245AB1">
        <w:rPr>
          <w:rFonts w:eastAsia="Times New Roman" w:cs="Times New Roman"/>
        </w:rPr>
        <w:t>The test was statistically significant: χ</w:t>
      </w:r>
      <w:r w:rsidRPr="00A41D57">
        <w:rPr>
          <w:rFonts w:eastAsia="Times New Roman" w:cs="Times New Roman"/>
          <w:vertAlign w:val="superscript"/>
          <w:rPrChange w:id="122" w:author="Abhijit Dasgupta" w:date="2016-07-10T19:44:00Z">
            <w:rPr>
              <w:rFonts w:eastAsia="Times New Roman" w:cs="Times New Roman"/>
            </w:rPr>
          </w:rPrChange>
        </w:rPr>
        <w:t>2</w:t>
      </w:r>
      <w:del w:id="123" w:author="Abhijit Dasgupta" w:date="2016-07-10T19:44:00Z">
        <w:r w:rsidRPr="00245AB1" w:rsidDel="00A41D57">
          <w:rPr>
            <w:rFonts w:eastAsia="Times New Roman" w:cs="Times New Roman"/>
          </w:rPr>
          <w:delText>(?)</w:delText>
        </w:r>
      </w:del>
      <w:r w:rsidRPr="00245AB1">
        <w:rPr>
          <w:rFonts w:eastAsia="Times New Roman" w:cs="Times New Roman"/>
        </w:rPr>
        <w:t xml:space="preserve"> = ??.?, p &lt; 0.0001, suggesting that there are significant differences between capture effectiveness performance between filter sectors. In this study, the middle center sector having the highest measured capture effectiveness (n=120) compare to other filter sectors appears does not appear to be associated to random measurement error. </w:t>
      </w:r>
    </w:p>
    <w:p w14:paraId="6920574C" w14:textId="77777777" w:rsidR="00245AB1" w:rsidRDefault="00245AB1" w:rsidP="00E26931">
      <w:pPr>
        <w:autoSpaceDE/>
        <w:autoSpaceDN/>
        <w:adjustRightInd/>
        <w:spacing w:after="0"/>
        <w:ind w:firstLine="0"/>
        <w:rPr>
          <w:ins w:id="124" w:author="Abhijit Dasgupta" w:date="2016-07-10T19:52:00Z"/>
          <w:rFonts w:ascii="Calibri" w:eastAsia="Times New Roman" w:hAnsi="Calibri" w:cs="Times New Roman"/>
        </w:rPr>
      </w:pPr>
    </w:p>
    <w:p w14:paraId="7793FC8D" w14:textId="2F4A047C" w:rsidR="00EE1690" w:rsidRPr="00EE1690" w:rsidRDefault="00EE1690" w:rsidP="00EE1690">
      <w:pPr>
        <w:pStyle w:val="Heading2"/>
        <w:ind w:firstLine="0"/>
        <w:rPr>
          <w:ins w:id="125" w:author="Abhijit Dasgupta" w:date="2016-07-10T19:53:00Z"/>
          <w:rFonts w:ascii="Times New Roman" w:hAnsi="Times New Roman" w:cs="Times New Roman"/>
          <w:sz w:val="24"/>
          <w:szCs w:val="24"/>
          <w:rPrChange w:id="126" w:author="Abhijit Dasgupta" w:date="2016-07-10T19:53:00Z">
            <w:rPr>
              <w:ins w:id="127" w:author="Abhijit Dasgupta" w:date="2016-07-10T19:53:00Z"/>
              <w:rFonts w:cs="Times New Roman"/>
              <w:b/>
            </w:rPr>
          </w:rPrChange>
        </w:rPr>
        <w:pPrChange w:id="128" w:author="Abhijit Dasgupta" w:date="2016-07-10T19:53:00Z">
          <w:pPr>
            <w:autoSpaceDE/>
            <w:autoSpaceDN/>
            <w:adjustRightInd/>
            <w:spacing w:after="0"/>
            <w:ind w:firstLine="0"/>
          </w:pPr>
        </w:pPrChange>
      </w:pPr>
      <w:ins w:id="129" w:author="Abhijit Dasgupta" w:date="2016-07-10T19:53:00Z">
        <w:r w:rsidRPr="00EE1690">
          <w:rPr>
            <w:rFonts w:ascii="Times New Roman" w:hAnsi="Times New Roman" w:cs="Times New Roman"/>
            <w:sz w:val="24"/>
            <w:szCs w:val="24"/>
            <w:rPrChange w:id="130" w:author="Abhijit Dasgupta" w:date="2016-07-10T19:53:00Z">
              <w:rPr>
                <w:rFonts w:cs="Times New Roman"/>
                <w:b/>
              </w:rPr>
            </w:rPrChange>
          </w:rPr>
          <w:t>A suggested new method for screening PHEAF units for failure</w:t>
        </w:r>
      </w:ins>
    </w:p>
    <w:p w14:paraId="4BC9CE02" w14:textId="76DD93B2" w:rsidR="00EE1690" w:rsidRPr="00EE1690" w:rsidRDefault="00EE1690" w:rsidP="00EE1690">
      <w:pPr>
        <w:pStyle w:val="BodyText"/>
        <w:ind w:firstLine="720"/>
        <w:rPr>
          <w:ins w:id="131" w:author="Abhijit Dasgupta" w:date="2016-07-10T19:54:00Z"/>
          <w:rFonts w:ascii="Times New Roman" w:hAnsi="Times New Roman" w:cs="Times New Roman"/>
          <w:rPrChange w:id="132" w:author="Abhijit Dasgupta" w:date="2016-07-10T19:54:00Z">
            <w:rPr>
              <w:ins w:id="133" w:author="Abhijit Dasgupta" w:date="2016-07-10T19:54:00Z"/>
            </w:rPr>
          </w:rPrChange>
        </w:rPr>
        <w:pPrChange w:id="134" w:author="Abhijit Dasgupta" w:date="2016-07-10T19:55:00Z">
          <w:pPr>
            <w:pStyle w:val="BodyText"/>
          </w:pPr>
        </w:pPrChange>
      </w:pPr>
      <w:ins w:id="135" w:author="Abhijit Dasgupta" w:date="2016-07-10T19:54:00Z">
        <w:r w:rsidRPr="00EE1690">
          <w:rPr>
            <w:rFonts w:ascii="Times New Roman" w:hAnsi="Times New Roman" w:cs="Times New Roman"/>
            <w:rPrChange w:id="136" w:author="Abhijit Dasgupta" w:date="2016-07-10T19:54:00Z">
              <w:rPr/>
            </w:rPrChange>
          </w:rPr>
          <w:t xml:space="preserve">PHEAF units are tested for effectiveness based on 9 sectors on the face of the box, and the overall effectiveness is based on the average effectiveness over the 9 sectors. This is considered the gold standard. In this study, we looked at 325 measurements of 86 units, of which 33 measurements passed the HEPA standard of 99.97% effectiveness. </w:t>
        </w:r>
      </w:ins>
    </w:p>
    <w:p w14:paraId="17F0F646" w14:textId="77777777" w:rsidR="00EE1690" w:rsidRPr="00EE1690" w:rsidRDefault="00EE1690" w:rsidP="00EE1690">
      <w:pPr>
        <w:pStyle w:val="BodyText"/>
        <w:ind w:firstLine="720"/>
        <w:rPr>
          <w:ins w:id="137" w:author="Abhijit Dasgupta" w:date="2016-07-10T19:54:00Z"/>
          <w:rFonts w:ascii="Times New Roman" w:hAnsi="Times New Roman" w:cs="Times New Roman"/>
          <w:rPrChange w:id="138" w:author="Abhijit Dasgupta" w:date="2016-07-10T19:54:00Z">
            <w:rPr>
              <w:ins w:id="139" w:author="Abhijit Dasgupta" w:date="2016-07-10T19:54:00Z"/>
            </w:rPr>
          </w:rPrChange>
        </w:rPr>
        <w:pPrChange w:id="140" w:author="Abhijit Dasgupta" w:date="2016-07-10T19:55:00Z">
          <w:pPr>
            <w:pStyle w:val="BodyText"/>
          </w:pPr>
        </w:pPrChange>
      </w:pPr>
      <w:ins w:id="141" w:author="Abhijit Dasgupta" w:date="2016-07-10T19:54:00Z">
        <w:r w:rsidRPr="00EE1690">
          <w:rPr>
            <w:rFonts w:ascii="Times New Roman" w:hAnsi="Times New Roman" w:cs="Times New Roman"/>
            <w:rPrChange w:id="142" w:author="Abhijit Dasgupta" w:date="2016-07-10T19:54:00Z">
              <w:rPr/>
            </w:rPrChange>
          </w:rPr>
          <w:t xml:space="preserve">The center sector typically showed effectiveness above the average effectiveness, and compared to the gold standard measure, a test just seeing if the center sector passes has a negative predictive value (NPV) of 99.32%. So it would be an effective way to screen for bad units, but not really a good way to test for passing units, since it only had a positive predictive value (PPV) of 16.84%. </w:t>
        </w:r>
      </w:ins>
    </w:p>
    <w:p w14:paraId="229628E8" w14:textId="77777777" w:rsidR="00EE1690" w:rsidRPr="00EE1690" w:rsidRDefault="00EE1690" w:rsidP="00EE1690">
      <w:pPr>
        <w:pStyle w:val="BodyText"/>
        <w:ind w:firstLine="720"/>
        <w:rPr>
          <w:ins w:id="143" w:author="Abhijit Dasgupta" w:date="2016-07-10T19:54:00Z"/>
          <w:rFonts w:ascii="Times New Roman" w:hAnsi="Times New Roman" w:cs="Times New Roman"/>
          <w:rPrChange w:id="144" w:author="Abhijit Dasgupta" w:date="2016-07-10T19:54:00Z">
            <w:rPr>
              <w:ins w:id="145" w:author="Abhijit Dasgupta" w:date="2016-07-10T19:54:00Z"/>
            </w:rPr>
          </w:rPrChange>
        </w:rPr>
        <w:pPrChange w:id="146" w:author="Abhijit Dasgupta" w:date="2016-07-10T19:55:00Z">
          <w:pPr>
            <w:pStyle w:val="BodyText"/>
          </w:pPr>
        </w:pPrChange>
      </w:pPr>
      <w:ins w:id="147" w:author="Abhijit Dasgupta" w:date="2016-07-10T19:54:00Z">
        <w:r w:rsidRPr="00EE1690">
          <w:rPr>
            <w:rFonts w:ascii="Times New Roman" w:hAnsi="Times New Roman" w:cs="Times New Roman"/>
            <w:rPrChange w:id="148" w:author="Abhijit Dasgupta" w:date="2016-07-10T19:54:00Z">
              <w:rPr/>
            </w:rPrChange>
          </w:rPr>
          <w:t xml:space="preserve">Next, we looked at a test based on the lowest computed effectiveness across sectors, i.e., the minimum value of the 9 sectors. We did a ROC (receiver operating curve) analysis, varying the threshold that we would consider “passing”, to see if we could find a good test to identify good units. The ROC curve is shown below. This curve has an area under the curve of 0.996, showing that it is a good discriminative test. The optimal cut-off was determined from the curve to be 99.83. Using that as a cut-off for a test, i.e., a unit is called passing if the lowest sector-wise effectiveness is at least 99.83, has a PPV of 72.72% and a NPV of 99.66%. </w:t>
        </w:r>
      </w:ins>
    </w:p>
    <w:p w14:paraId="678A2D14" w14:textId="77777777" w:rsidR="00EE1690" w:rsidRPr="00EE1690" w:rsidRDefault="00EE1690" w:rsidP="00EE1690">
      <w:pPr>
        <w:pStyle w:val="BodyText"/>
        <w:rPr>
          <w:ins w:id="149" w:author="Abhijit Dasgupta" w:date="2016-07-10T19:54:00Z"/>
          <w:rFonts w:ascii="Times New Roman" w:hAnsi="Times New Roman" w:cs="Times New Roman"/>
          <w:rPrChange w:id="150" w:author="Abhijit Dasgupta" w:date="2016-07-10T19:54:00Z">
            <w:rPr>
              <w:ins w:id="151" w:author="Abhijit Dasgupta" w:date="2016-07-10T19:54:00Z"/>
            </w:rPr>
          </w:rPrChange>
        </w:rPr>
      </w:pPr>
      <w:ins w:id="152" w:author="Abhijit Dasgupta" w:date="2016-07-10T19:54:00Z">
        <w:r w:rsidRPr="00EE1690">
          <w:rPr>
            <w:rFonts w:ascii="Times New Roman" w:hAnsi="Times New Roman" w:cs="Times New Roman"/>
            <w:noProof/>
            <w:rPrChange w:id="153" w:author="Abhijit Dasgupta" w:date="2016-07-10T19:54:00Z">
              <w:rPr>
                <w:noProof/>
              </w:rPr>
            </w:rPrChange>
          </w:rPr>
          <w:lastRenderedPageBreak/>
          <w:drawing>
            <wp:inline distT="0" distB="0" distL="0" distR="0" wp14:anchorId="33EDDCCD" wp14:editId="473C7EE9">
              <wp:extent cx="3251835" cy="28791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8435" cy="2893850"/>
                      </a:xfrm>
                      <a:prstGeom prst="rect">
                        <a:avLst/>
                      </a:prstGeom>
                    </pic:spPr>
                  </pic:pic>
                </a:graphicData>
              </a:graphic>
            </wp:inline>
          </w:drawing>
        </w:r>
      </w:ins>
    </w:p>
    <w:p w14:paraId="735CB4DB" w14:textId="77777777" w:rsidR="00EE1690" w:rsidRDefault="00EE1690" w:rsidP="00EE1690">
      <w:pPr>
        <w:pStyle w:val="BodyText"/>
        <w:ind w:firstLine="720"/>
        <w:rPr>
          <w:ins w:id="154" w:author="Abhijit Dasgupta" w:date="2016-07-10T19:55:00Z"/>
          <w:rFonts w:ascii="Times New Roman" w:hAnsi="Times New Roman" w:cs="Times New Roman"/>
        </w:rPr>
        <w:pPrChange w:id="155" w:author="Abhijit Dasgupta" w:date="2016-07-10T19:55:00Z">
          <w:pPr>
            <w:pStyle w:val="BodyText"/>
          </w:pPr>
        </w:pPrChange>
      </w:pPr>
      <w:ins w:id="156" w:author="Abhijit Dasgupta" w:date="2016-07-10T19:54:00Z">
        <w:r w:rsidRPr="00EE1690">
          <w:rPr>
            <w:rFonts w:ascii="Times New Roman" w:hAnsi="Times New Roman" w:cs="Times New Roman"/>
            <w:rPrChange w:id="157" w:author="Abhijit Dasgupta" w:date="2016-07-10T19:54:00Z">
              <w:rPr/>
            </w:rPrChange>
          </w:rPr>
          <w:t>If we combined these two tests, i.e., call a unit passing if both the center sector has at least 99.97% effectiveness and all the sectors have at least a 99.83% effectiveness, gives us a PPV of 79.49% and a NPV of 99.33%.</w:t>
        </w:r>
      </w:ins>
    </w:p>
    <w:p w14:paraId="02DEAF80" w14:textId="77777777" w:rsidR="00EE1690" w:rsidRDefault="00EE1690" w:rsidP="00EE1690">
      <w:pPr>
        <w:pStyle w:val="BodyText"/>
        <w:ind w:firstLine="720"/>
        <w:rPr>
          <w:ins w:id="158" w:author="Abhijit Dasgupta" w:date="2016-07-10T19:55:00Z"/>
          <w:rFonts w:ascii="Times New Roman" w:hAnsi="Times New Roman" w:cs="Times New Roman"/>
        </w:rPr>
        <w:pPrChange w:id="159" w:author="Abhijit Dasgupta" w:date="2016-07-10T19:55:00Z">
          <w:pPr>
            <w:pStyle w:val="BodyText"/>
          </w:pPr>
        </w:pPrChange>
      </w:pPr>
      <w:ins w:id="160" w:author="Abhijit Dasgupta" w:date="2016-07-10T19:54:00Z">
        <w:r w:rsidRPr="00EE1690">
          <w:rPr>
            <w:rFonts w:ascii="Times New Roman" w:hAnsi="Times New Roman" w:cs="Times New Roman"/>
            <w:rPrChange w:id="161" w:author="Abhijit Dasgupta" w:date="2016-07-10T19:54:00Z">
              <w:rPr/>
            </w:rPrChange>
          </w:rPr>
          <w:t xml:space="preserve">Finally, we realized that a test that passed a unit if at least 7 of 9 sectors passed would give a PPV of 67.39% while maintaining a NPV of 99.28%. Combining this with the previous test, i.e. a unit is called passing if (a) the center sector passes, </w:t>
        </w:r>
        <w:r w:rsidRPr="00EE1690">
          <w:rPr>
            <w:rFonts w:ascii="Times New Roman" w:hAnsi="Times New Roman" w:cs="Times New Roman"/>
            <w:u w:val="single"/>
            <w:rPrChange w:id="162" w:author="Abhijit Dasgupta" w:date="2016-07-10T19:54:00Z">
              <w:rPr>
                <w:u w:val="single"/>
              </w:rPr>
            </w:rPrChange>
          </w:rPr>
          <w:t>and</w:t>
        </w:r>
        <w:r w:rsidRPr="00EE1690">
          <w:rPr>
            <w:rFonts w:ascii="Times New Roman" w:hAnsi="Times New Roman" w:cs="Times New Roman"/>
            <w:rPrChange w:id="163" w:author="Abhijit Dasgupta" w:date="2016-07-10T19:54:00Z">
              <w:rPr/>
            </w:rPrChange>
          </w:rPr>
          <w:t xml:space="preserve"> (b) all sectors have at least 99.83% effectiveness, </w:t>
        </w:r>
        <w:r w:rsidRPr="00EE1690">
          <w:rPr>
            <w:rFonts w:ascii="Times New Roman" w:hAnsi="Times New Roman" w:cs="Times New Roman"/>
            <w:u w:val="single"/>
            <w:rPrChange w:id="164" w:author="Abhijit Dasgupta" w:date="2016-07-10T19:54:00Z">
              <w:rPr>
                <w:u w:val="single"/>
              </w:rPr>
            </w:rPrChange>
          </w:rPr>
          <w:t>and</w:t>
        </w:r>
        <w:r w:rsidRPr="00EE1690">
          <w:rPr>
            <w:rFonts w:ascii="Times New Roman" w:hAnsi="Times New Roman" w:cs="Times New Roman"/>
            <w:rPrChange w:id="165" w:author="Abhijit Dasgupta" w:date="2016-07-10T19:54:00Z">
              <w:rPr/>
            </w:rPrChange>
          </w:rPr>
          <w:t xml:space="preserve"> (c) at least 7 of 9 sectors pass, has a PPV of 100% and a NPV of 99.02%. What is the implication of this as a screening test? This means that if either (a) the center sector doesn’t pass, </w:t>
        </w:r>
        <w:r w:rsidRPr="00EE1690">
          <w:rPr>
            <w:rFonts w:ascii="Times New Roman" w:hAnsi="Times New Roman" w:cs="Times New Roman"/>
            <w:u w:val="single"/>
            <w:rPrChange w:id="166" w:author="Abhijit Dasgupta" w:date="2016-07-10T19:54:00Z">
              <w:rPr>
                <w:u w:val="single"/>
              </w:rPr>
            </w:rPrChange>
          </w:rPr>
          <w:t>or</w:t>
        </w:r>
        <w:r w:rsidRPr="00EE1690">
          <w:rPr>
            <w:rFonts w:ascii="Times New Roman" w:hAnsi="Times New Roman" w:cs="Times New Roman"/>
            <w:rPrChange w:id="167" w:author="Abhijit Dasgupta" w:date="2016-07-10T19:54:00Z">
              <w:rPr/>
            </w:rPrChange>
          </w:rPr>
          <w:t xml:space="preserve"> (b) one sector has less than 99.83% effectiveness, </w:t>
        </w:r>
        <w:r w:rsidRPr="00EE1690">
          <w:rPr>
            <w:rFonts w:ascii="Times New Roman" w:hAnsi="Times New Roman" w:cs="Times New Roman"/>
            <w:u w:val="single"/>
            <w:rPrChange w:id="168" w:author="Abhijit Dasgupta" w:date="2016-07-10T19:54:00Z">
              <w:rPr>
                <w:u w:val="single"/>
              </w:rPr>
            </w:rPrChange>
          </w:rPr>
          <w:t>or</w:t>
        </w:r>
        <w:r w:rsidRPr="00EE1690">
          <w:rPr>
            <w:rFonts w:ascii="Times New Roman" w:hAnsi="Times New Roman" w:cs="Times New Roman"/>
            <w:rPrChange w:id="169" w:author="Abhijit Dasgupta" w:date="2016-07-10T19:54:00Z">
              <w:rPr/>
            </w:rPrChange>
          </w:rPr>
          <w:t xml:space="preserve"> (c) 3 or more sectors fail, we can call the unit a “fail”. This has the potential to reduce the time for a test, since a failure could be called without testing all of the sectors – it is effectively an early stopping rule. To call a unit passing, however, you would still need to test all the sectors. </w:t>
        </w:r>
      </w:ins>
    </w:p>
    <w:p w14:paraId="7D4750A6" w14:textId="33FF78B9" w:rsidR="00EE1690" w:rsidRPr="00EE1690" w:rsidRDefault="00EE1690" w:rsidP="00EE1690">
      <w:pPr>
        <w:pStyle w:val="BodyText"/>
        <w:ind w:firstLine="720"/>
        <w:rPr>
          <w:ins w:id="170" w:author="Abhijit Dasgupta" w:date="2016-07-10T19:54:00Z"/>
          <w:rFonts w:ascii="Times New Roman" w:hAnsi="Times New Roman" w:cs="Times New Roman"/>
          <w:rPrChange w:id="171" w:author="Abhijit Dasgupta" w:date="2016-07-10T19:54:00Z">
            <w:rPr>
              <w:ins w:id="172" w:author="Abhijit Dasgupta" w:date="2016-07-10T19:54:00Z"/>
            </w:rPr>
          </w:rPrChange>
        </w:rPr>
        <w:pPrChange w:id="173" w:author="Abhijit Dasgupta" w:date="2016-07-10T19:55:00Z">
          <w:pPr>
            <w:pStyle w:val="BodyText"/>
          </w:pPr>
        </w:pPrChange>
      </w:pPr>
      <w:ins w:id="174" w:author="Abhijit Dasgupta" w:date="2016-07-10T19:54:00Z">
        <w:r w:rsidRPr="00EE1690">
          <w:rPr>
            <w:rFonts w:ascii="Times New Roman" w:hAnsi="Times New Roman" w:cs="Times New Roman"/>
            <w:rPrChange w:id="175" w:author="Abhijit Dasgupta" w:date="2016-07-10T19:54:00Z">
              <w:rPr/>
            </w:rPrChange>
          </w:rPr>
          <w:t xml:space="preserve">The reason we didn’t stop just at testing the center sector is the low PPV of that test. Just because the center sector passes does not assure us of a passing unit, so even with a passing center sector the unit could be a failure. We needed to ensure a high PPV as well to ensure that the screening test would effectively screen for a bad unit. </w:t>
        </w:r>
      </w:ins>
    </w:p>
    <w:p w14:paraId="034CAB08" w14:textId="77777777" w:rsidR="00EE1690" w:rsidRPr="00EE1690" w:rsidRDefault="00EE1690" w:rsidP="00EE1690">
      <w:pPr>
        <w:pPrChange w:id="176" w:author="Abhijit Dasgupta" w:date="2016-07-10T19:53:00Z">
          <w:pPr>
            <w:autoSpaceDE/>
            <w:autoSpaceDN/>
            <w:adjustRightInd/>
            <w:spacing w:after="0"/>
            <w:ind w:firstLine="0"/>
          </w:pPr>
        </w:pPrChange>
      </w:pPr>
    </w:p>
    <w:p w14:paraId="18C1E3B1" w14:textId="7214317F" w:rsidR="00245AB1" w:rsidRPr="00E26931" w:rsidDel="00EE1690" w:rsidRDefault="00245AB1" w:rsidP="00E26931">
      <w:pPr>
        <w:autoSpaceDE/>
        <w:autoSpaceDN/>
        <w:adjustRightInd/>
        <w:spacing w:after="0"/>
        <w:ind w:firstLine="0"/>
        <w:rPr>
          <w:del w:id="177" w:author="Abhijit Dasgupta" w:date="2016-07-10T19:55:00Z"/>
          <w:rFonts w:ascii="Calibri" w:eastAsia="Times New Roman" w:hAnsi="Calibri" w:cs="Times New Roman"/>
        </w:rPr>
      </w:pPr>
      <w:bookmarkStart w:id="178" w:name="_GoBack"/>
      <w:bookmarkEnd w:id="178"/>
      <w:del w:id="179" w:author="Abhijit Dasgupta" w:date="2016-07-10T19:55:00Z">
        <w:r w:rsidDel="00EE1690">
          <w:rPr>
            <w:rFonts w:ascii="Calibri" w:eastAsia="Times New Roman" w:hAnsi="Calibri" w:cs="Times New Roman"/>
          </w:rPr>
          <w:delText>INSERT NEW SCREENING PROTOCOL (</w:delText>
        </w:r>
        <w:r w:rsidRPr="00245AB1" w:rsidDel="00EE1690">
          <w:rPr>
            <w:rFonts w:ascii="Calibri" w:eastAsia="Times New Roman" w:hAnsi="Calibri" w:cs="Times New Roman"/>
          </w:rPr>
          <w:delText>SENSITIVITY/SPECIFICITY</w:delText>
        </w:r>
        <w:r w:rsidDel="00EE1690">
          <w:rPr>
            <w:rFonts w:ascii="Calibri" w:eastAsia="Times New Roman" w:hAnsi="Calibri" w:cs="Times New Roman"/>
          </w:rPr>
          <w:delText xml:space="preserve"> ANALYSIS)</w:delText>
        </w:r>
      </w:del>
    </w:p>
    <w:p w14:paraId="6148B20C" w14:textId="77777777" w:rsidR="00B93131" w:rsidRDefault="00B93131" w:rsidP="00094407">
      <w:pPr>
        <w:ind w:firstLine="0"/>
        <w:rPr>
          <w:b/>
        </w:rPr>
      </w:pPr>
    </w:p>
    <w:p w14:paraId="3CE371C4" w14:textId="77777777" w:rsidR="00094407" w:rsidRPr="00094407" w:rsidRDefault="00094407" w:rsidP="00094407">
      <w:pPr>
        <w:ind w:firstLine="0"/>
        <w:rPr>
          <w:b/>
        </w:rPr>
      </w:pPr>
      <w:r w:rsidRPr="00094407">
        <w:rPr>
          <w:b/>
        </w:rPr>
        <w:t>Manometer as a predictor of PHEAF performance</w:t>
      </w:r>
    </w:p>
    <w:p w14:paraId="7C904C42" w14:textId="77777777" w:rsidR="005A6159" w:rsidRDefault="00E9385E" w:rsidP="00E556E5">
      <w:r>
        <w:t xml:space="preserve">The manufacturer of the </w:t>
      </w:r>
      <w:r w:rsidR="00AE50AB">
        <w:t xml:space="preserve">model representing 84% of the PHEAF </w:t>
      </w:r>
      <w:r w:rsidR="00AA5508">
        <w:t xml:space="preserve">study population </w:t>
      </w:r>
      <w:r>
        <w:t xml:space="preserve">recommended replacement of the HEPA filter when the unit’s magnehelic gauge </w:t>
      </w:r>
      <w:r w:rsidR="00AE50AB">
        <w:t xml:space="preserve">indicated a pressure differential greater </w:t>
      </w:r>
      <w:r>
        <w:t>than 2.5 in. w.g.</w:t>
      </w:r>
      <w:r w:rsidRPr="00DE0F30">
        <w:t xml:space="preserve"> </w:t>
      </w:r>
      <w:r w:rsidR="00DE0F30" w:rsidRPr="00FE45A8">
        <w:rPr>
          <w:highlight w:val="yellow"/>
        </w:rPr>
        <w:t>A Chi-Square test of independence was calculated comparing the frequ</w:t>
      </w:r>
      <w:r w:rsidR="00AE50AB">
        <w:rPr>
          <w:highlight w:val="yellow"/>
        </w:rPr>
        <w:t xml:space="preserve">ency that capture effectiveness measured at or above 99.97% </w:t>
      </w:r>
      <w:r w:rsidR="00DE0F30" w:rsidRPr="00FE45A8">
        <w:rPr>
          <w:highlight w:val="yellow"/>
        </w:rPr>
        <w:t>when the unit's manometer reading was less than 2.</w:t>
      </w:r>
      <w:r w:rsidR="00AE50AB">
        <w:rPr>
          <w:highlight w:val="yellow"/>
        </w:rPr>
        <w:t>5</w:t>
      </w:r>
      <w:r w:rsidR="00DE0F30" w:rsidRPr="00FE45A8">
        <w:rPr>
          <w:highlight w:val="yellow"/>
        </w:rPr>
        <w:t xml:space="preserve"> inches water </w:t>
      </w:r>
      <w:r w:rsidRPr="00FE45A8">
        <w:rPr>
          <w:highlight w:val="yellow"/>
        </w:rPr>
        <w:t>gauge</w:t>
      </w:r>
      <w:r w:rsidR="00AE50AB">
        <w:rPr>
          <w:highlight w:val="yellow"/>
        </w:rPr>
        <w:t>.</w:t>
      </w:r>
      <w:r w:rsidRPr="00FE45A8">
        <w:rPr>
          <w:highlight w:val="yellow"/>
        </w:rPr>
        <w:t xml:space="preserve"> In </w:t>
      </w:r>
      <w:r w:rsidR="00AE50AB">
        <w:rPr>
          <w:highlight w:val="yellow"/>
        </w:rPr>
        <w:t xml:space="preserve">a </w:t>
      </w:r>
      <w:r w:rsidRPr="00FE45A8">
        <w:rPr>
          <w:highlight w:val="yellow"/>
        </w:rPr>
        <w:t xml:space="preserve">sample of 204 units, </w:t>
      </w:r>
      <w:commentRangeStart w:id="180"/>
      <w:commentRangeStart w:id="181"/>
      <w:r w:rsidRPr="00FE45A8">
        <w:rPr>
          <w:highlight w:val="yellow"/>
        </w:rPr>
        <w:t xml:space="preserve">88.9% </w:t>
      </w:r>
      <w:commentRangeEnd w:id="180"/>
      <w:r w:rsidR="00AA5508" w:rsidRPr="00FE45A8">
        <w:rPr>
          <w:rStyle w:val="CommentReference"/>
          <w:highlight w:val="yellow"/>
        </w:rPr>
        <w:commentReference w:id="180"/>
      </w:r>
      <w:commentRangeEnd w:id="181"/>
      <w:r w:rsidR="00BA63B2">
        <w:rPr>
          <w:rStyle w:val="CommentReference"/>
        </w:rPr>
        <w:commentReference w:id="181"/>
      </w:r>
      <w:r w:rsidRPr="00FE45A8">
        <w:rPr>
          <w:highlight w:val="yellow"/>
        </w:rPr>
        <w:t xml:space="preserve">of the </w:t>
      </w:r>
      <w:r w:rsidRPr="00FE45A8">
        <w:rPr>
          <w:highlight w:val="yellow"/>
        </w:rPr>
        <w:lastRenderedPageBreak/>
        <w:t>PHEAF units test</w:t>
      </w:r>
      <w:r w:rsidR="003428C3">
        <w:rPr>
          <w:highlight w:val="yellow"/>
        </w:rPr>
        <w:t>ed</w:t>
      </w:r>
      <w:r w:rsidRPr="00FE45A8">
        <w:rPr>
          <w:highlight w:val="yellow"/>
        </w:rPr>
        <w:t xml:space="preserve"> </w:t>
      </w:r>
      <w:r w:rsidR="00AE50AB">
        <w:rPr>
          <w:highlight w:val="yellow"/>
        </w:rPr>
        <w:t xml:space="preserve">with a capture effectiveness </w:t>
      </w:r>
      <w:r w:rsidRPr="00FE45A8">
        <w:rPr>
          <w:highlight w:val="yellow"/>
        </w:rPr>
        <w:t>below 99.97% (i.e. fail)</w:t>
      </w:r>
      <w:r>
        <w:t xml:space="preserve"> when the manometer indicates a pressure differential of less than 2.</w:t>
      </w:r>
      <w:r w:rsidR="00AE50AB">
        <w:t>5 in w.g.</w:t>
      </w:r>
      <w:r>
        <w:t xml:space="preserve"> </w:t>
      </w:r>
    </w:p>
    <w:p w14:paraId="46CA7AEF" w14:textId="77777777" w:rsidR="00BC459B" w:rsidRDefault="005B4F46" w:rsidP="00895A57">
      <w:pPr>
        <w:ind w:firstLine="0"/>
        <w:rPr>
          <w:b/>
        </w:rPr>
      </w:pPr>
      <w:r>
        <w:rPr>
          <w:b/>
        </w:rPr>
        <w:t>DISCUSSION</w:t>
      </w:r>
    </w:p>
    <w:p w14:paraId="60DAFF82" w14:textId="77777777" w:rsidR="009D5CB6" w:rsidRDefault="009D5CB6" w:rsidP="009D5CB6">
      <w:pPr>
        <w:spacing w:after="0"/>
      </w:pPr>
      <w:r w:rsidRPr="00604D9B">
        <w:t xml:space="preserve">Variability with the anemometer could be attributed to operator error (e.g. probe placement) while taking velocity measurements at the 9 filter sectors. </w:t>
      </w:r>
      <w:r>
        <w:t>Measurement v</w:t>
      </w:r>
      <w:r w:rsidRPr="00604D9B">
        <w:t xml:space="preserve">ariability </w:t>
      </w:r>
      <w:r>
        <w:t xml:space="preserve">observed </w:t>
      </w:r>
      <w:r w:rsidRPr="00604D9B">
        <w:t xml:space="preserve">with the anemometer </w:t>
      </w:r>
      <w:r>
        <w:t>and</w:t>
      </w:r>
      <w:r w:rsidRPr="00604D9B">
        <w:t xml:space="preserve"> balometer capture hood could be associated with </w:t>
      </w:r>
      <w:r>
        <w:t xml:space="preserve">air </w:t>
      </w:r>
      <w:r w:rsidRPr="00604D9B">
        <w:t>infiltrating between</w:t>
      </w:r>
      <w:r>
        <w:t xml:space="preserve"> the PHEAF housing and the filter grating</w:t>
      </w:r>
      <w:r w:rsidRPr="00604D9B">
        <w:t>. The volume of air bypassing between the PHEAF housing and the metal HEPA faceguard could vary between tests; hence the variability as seen in both measurement techniques.</w:t>
      </w:r>
      <w:r>
        <w:t xml:space="preserve"> Since no gap exists at the PHEAF’s exhaust port, the accuracy of the airflow measurement is better compared to the intake measurement. Indeed, measuring the exhaust airflow using the balometer capture hood permits proper seal around the exhaust port resulting in complete capture of the airflow. </w:t>
      </w:r>
    </w:p>
    <w:p w14:paraId="4C891284" w14:textId="77777777" w:rsidR="009D5CB6" w:rsidRDefault="009D5CB6" w:rsidP="00895A57">
      <w:pPr>
        <w:ind w:firstLine="0"/>
        <w:rPr>
          <w:b/>
        </w:rPr>
      </w:pPr>
    </w:p>
    <w:p w14:paraId="41982832" w14:textId="77777777" w:rsidR="00093412" w:rsidRDefault="00093412" w:rsidP="00093412">
      <w:r>
        <w:t xml:space="preserve">The evidence from analysis of the volumetric </w:t>
      </w:r>
      <w:commentRangeStart w:id="182"/>
      <w:r>
        <w:t xml:space="preserve">measurement techniques suggest </w:t>
      </w:r>
      <w:r w:rsidRPr="00895A57">
        <w:t xml:space="preserve">the </w:t>
      </w:r>
      <w:r>
        <w:t xml:space="preserve">anemometer </w:t>
      </w:r>
      <w:r w:rsidRPr="00895A57">
        <w:t>readings overestimate the volume of air passing through the unit.</w:t>
      </w:r>
      <w:r>
        <w:t xml:space="preserve"> </w:t>
      </w:r>
      <w:commentRangeEnd w:id="182"/>
      <w:r>
        <w:rPr>
          <w:rStyle w:val="CommentReference"/>
        </w:rPr>
        <w:commentReference w:id="182"/>
      </w:r>
      <w:r w:rsidRPr="00895A57">
        <w:t xml:space="preserve">That is the actual air volume going through the filter was less than measured. </w:t>
      </w:r>
      <w:r>
        <w:t>A</w:t>
      </w:r>
      <w:r w:rsidRPr="00895A57">
        <w:t>ccordingly, the volumetric aerosol concentration is higher than what the photometer was measuring, meaning the effectiveness of the PHEAF unit is o</w:t>
      </w:r>
      <w:r>
        <w:t xml:space="preserve">verestimated. Consequently, aerosol generation values were adjusted as a function of the PHEAF’s exhaust volume as measured by balometer capture hood. </w:t>
      </w:r>
      <w:r w:rsidRPr="00895A57">
        <w:t xml:space="preserve"> </w:t>
      </w:r>
    </w:p>
    <w:p w14:paraId="054AE2A1" w14:textId="77777777" w:rsidR="005B4F46" w:rsidRPr="005B4F46" w:rsidRDefault="005B4F46" w:rsidP="00093412">
      <w:r w:rsidRPr="005B4F46">
        <w:t xml:space="preserve">There is some scientific justification for the balometer being better.  1. The balometer is factory calibrated and covers the whole unit.  It is generally not significantly </w:t>
      </w:r>
      <w:r w:rsidR="00E24D7E" w:rsidRPr="005B4F46">
        <w:t>affected</w:t>
      </w:r>
      <w:r w:rsidRPr="005B4F46">
        <w:t xml:space="preserve"> by operator variability.  2.  The anemometer readings are subject to the operator’s perception of placing the anemometer the correct distance from the filter face. </w:t>
      </w:r>
      <w:r w:rsidR="00014F8D">
        <w:t>The findings agree with other</w:t>
      </w:r>
      <w:commentRangeStart w:id="183"/>
      <w:r w:rsidR="00014F8D">
        <w:t xml:space="preserve"> literature </w:t>
      </w:r>
      <w:commentRangeEnd w:id="183"/>
      <w:r w:rsidR="00E91BE6">
        <w:rPr>
          <w:rStyle w:val="CommentReference"/>
        </w:rPr>
        <w:commentReference w:id="183"/>
      </w:r>
      <w:r w:rsidR="00014F8D">
        <w:t xml:space="preserve">indicating that the anenometer </w:t>
      </w:r>
      <w:r w:rsidR="00EC670E">
        <w:t>has</w:t>
      </w:r>
      <w:r w:rsidR="00014F8D">
        <w:t xml:space="preserve"> more variability than the balometer capture hood technique. </w:t>
      </w:r>
    </w:p>
    <w:p w14:paraId="24E4F383" w14:textId="77777777" w:rsidR="005B4F46" w:rsidRDefault="005B4F46" w:rsidP="00093412">
      <w:r w:rsidRPr="005B4F46">
        <w:t>Lees operator error and the inherent variability in the data eg. Stats leads one to conclude that the balometer readings are more accurate.  In fact, commissioning of HVAC systems require the use of balometers to achieve accurate system balance.</w:t>
      </w:r>
    </w:p>
    <w:p w14:paraId="7E5EA4D4" w14:textId="77777777" w:rsidR="00093412" w:rsidRPr="005B4F46" w:rsidRDefault="00093412" w:rsidP="005B4F46">
      <w:pPr>
        <w:ind w:firstLine="0"/>
      </w:pPr>
    </w:p>
    <w:sectPr w:rsidR="00093412" w:rsidRPr="005B4F46" w:rsidSect="00543E3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Newcomer, Derek (NIH/OD/ORS) [E]" w:date="2016-06-18T08:51:00Z" w:initials="ND([">
    <w:p w14:paraId="2CE527BA" w14:textId="77777777" w:rsidR="00E26931" w:rsidRDefault="00E26931">
      <w:pPr>
        <w:pStyle w:val="CommentText"/>
      </w:pPr>
      <w:r>
        <w:rPr>
          <w:rStyle w:val="CommentReference"/>
        </w:rPr>
        <w:annotationRef/>
      </w:r>
      <w:r>
        <w:t xml:space="preserve">FA600EC, the rate capacity exceeds field measurements. Rated capacity was obtained from a Craigslist add. No other references available. Consider ignoring from paragraph. </w:t>
      </w:r>
    </w:p>
  </w:comment>
  <w:comment w:id="10" w:author="Newcomer, Derek (NIH/OD/ORS) [E]" w:date="2016-06-23T16:44:00Z" w:initials="ND([">
    <w:p w14:paraId="6E31D99E" w14:textId="77777777" w:rsidR="00E26931" w:rsidRDefault="00E26931">
      <w:pPr>
        <w:pStyle w:val="CommentText"/>
      </w:pPr>
      <w:r>
        <w:rPr>
          <w:rStyle w:val="CommentReference"/>
        </w:rPr>
        <w:annotationRef/>
      </w:r>
      <w:r>
        <w:t>20 psi=DOP</w:t>
      </w:r>
    </w:p>
    <w:p w14:paraId="09767471" w14:textId="77777777" w:rsidR="00E26931" w:rsidRDefault="00E26931">
      <w:pPr>
        <w:pStyle w:val="CommentText"/>
      </w:pPr>
      <w:r>
        <w:t>23 psi=PAO</w:t>
      </w:r>
    </w:p>
  </w:comment>
  <w:comment w:id="13" w:author="Newcomer, Derek (NIH/OD/ORS) [E]" w:date="2016-07-02T11:22:00Z" w:initials="ND([">
    <w:p w14:paraId="205DD836" w14:textId="77777777" w:rsidR="00E26931" w:rsidRDefault="00E26931">
      <w:pPr>
        <w:pStyle w:val="CommentText"/>
      </w:pPr>
      <w:r>
        <w:rPr>
          <w:rStyle w:val="CommentReference"/>
        </w:rPr>
        <w:annotationRef/>
      </w:r>
      <w:r w:rsidRPr="00297492">
        <w:t>regress effectiveness temp humidity if effectiveness &gt;0</w:t>
      </w:r>
    </w:p>
  </w:comment>
  <w:comment w:id="14" w:author="Abhijit Dasgupta" w:date="2016-07-10T19:13:00Z" w:initials="AD">
    <w:p w14:paraId="6F8AFC4A" w14:textId="35D18981" w:rsidR="00904FF7" w:rsidRDefault="00904FF7">
      <w:pPr>
        <w:pStyle w:val="CommentText"/>
      </w:pPr>
      <w:r>
        <w:rPr>
          <w:rStyle w:val="CommentReference"/>
        </w:rPr>
        <w:annotationRef/>
      </w:r>
      <w:r>
        <w:t xml:space="preserve">This is backwards. Humidity and temp will affect effectiveness, not the other way around. </w:t>
      </w:r>
    </w:p>
  </w:comment>
  <w:comment w:id="15" w:author="Newcomer, Derek (NIH/OD/ORS) [E]" w:date="2016-06-14T14:53:00Z" w:initials="ND([">
    <w:p w14:paraId="4B3C5C32" w14:textId="77777777" w:rsidR="00E26931" w:rsidRDefault="00E26931" w:rsidP="004075C8">
      <w:pPr>
        <w:pStyle w:val="CommentText"/>
      </w:pPr>
      <w:r>
        <w:rPr>
          <w:rStyle w:val="CommentReference"/>
        </w:rPr>
        <w:annotationRef/>
      </w:r>
      <w:r w:rsidRPr="00CF073B">
        <w:t>count if balometerexhaust !=.</w:t>
      </w:r>
    </w:p>
    <w:p w14:paraId="65A9B610" w14:textId="77777777" w:rsidR="00E26931" w:rsidRDefault="00E26931" w:rsidP="004075C8">
      <w:pPr>
        <w:pStyle w:val="CommentText"/>
      </w:pPr>
      <w:r w:rsidRPr="00CF073B">
        <w:t>count if intakevolume !=.</w:t>
      </w:r>
      <w:r>
        <w:t xml:space="preserve"> (includes control units)</w:t>
      </w:r>
    </w:p>
    <w:p w14:paraId="3ABA8417" w14:textId="77777777" w:rsidR="00E26931" w:rsidRDefault="00E26931" w:rsidP="004075C8">
      <w:pPr>
        <w:pStyle w:val="CommentText"/>
      </w:pPr>
      <w:r w:rsidRPr="00275161">
        <w:t>count if balometerexhaust !=. &amp; intakevolume !=.</w:t>
      </w:r>
    </w:p>
  </w:comment>
  <w:comment w:id="16" w:author="Abhijit Dasgupta" w:date="2016-07-10T19:15:00Z" w:initials="AD">
    <w:p w14:paraId="4294F3A1" w14:textId="05149007" w:rsidR="00904FF7" w:rsidRDefault="00904FF7">
      <w:pPr>
        <w:pStyle w:val="CommentText"/>
      </w:pPr>
      <w:r>
        <w:rPr>
          <w:rStyle w:val="CommentReference"/>
        </w:rPr>
        <w:annotationRef/>
      </w:r>
      <w:r>
        <w:t>This is the first time I’m reading “velometer” instead of “anemometer”. Is there a potential for confusion here?</w:t>
      </w:r>
    </w:p>
  </w:comment>
  <w:comment w:id="19" w:author="Newcomer, Derek (NIH/OD/ORS) [E]" w:date="2016-06-21T15:16:00Z" w:initials="ND([">
    <w:p w14:paraId="206A3EFF" w14:textId="77777777" w:rsidR="00E26931" w:rsidRDefault="00E26931">
      <w:pPr>
        <w:pStyle w:val="CommentText"/>
      </w:pPr>
      <w:r>
        <w:rPr>
          <w:rStyle w:val="CommentReference"/>
        </w:rPr>
        <w:annotationRef/>
      </w:r>
      <w:r>
        <w:t xml:space="preserve">anemometer doesn’t measure volume. Consider a better way to state this finding. </w:t>
      </w:r>
    </w:p>
  </w:comment>
  <w:comment w:id="21" w:author="Newcomer, Derek (NIH/OD/ORS) [E]" w:date="2016-06-14T16:37:00Z" w:initials="ND([">
    <w:p w14:paraId="26FF91E8" w14:textId="77777777" w:rsidR="00E26931" w:rsidRDefault="00E26931">
      <w:pPr>
        <w:pStyle w:val="CommentText"/>
      </w:pPr>
      <w:r>
        <w:rPr>
          <w:rStyle w:val="CommentReference"/>
        </w:rPr>
        <w:annotationRef/>
      </w:r>
      <w:r>
        <w:rPr>
          <w:rStyle w:val="CommentReference"/>
        </w:rPr>
        <w:t>Analysis</w:t>
      </w:r>
      <w:r>
        <w:t xml:space="preserve"> limited to units where mfg. rated capacities were known. </w:t>
      </w:r>
    </w:p>
    <w:p w14:paraId="358D3FE2" w14:textId="77777777" w:rsidR="00E26931" w:rsidRDefault="00E26931">
      <w:pPr>
        <w:pStyle w:val="CommentText"/>
      </w:pPr>
      <w:r w:rsidRPr="00AB05A4">
        <w:t>by mfg: sum intakevolume</w:t>
      </w:r>
    </w:p>
    <w:p w14:paraId="06D88956" w14:textId="77777777" w:rsidR="00E26931" w:rsidRDefault="00E26931">
      <w:pPr>
        <w:pStyle w:val="CommentText"/>
      </w:pPr>
    </w:p>
    <w:p w14:paraId="3C195F9D" w14:textId="77777777" w:rsidR="00E26931" w:rsidRDefault="00E26931">
      <w:pPr>
        <w:pStyle w:val="CommentText"/>
      </w:pPr>
      <w:r>
        <w:t>Measured by hotwire anenometer</w:t>
      </w:r>
    </w:p>
  </w:comment>
  <w:comment w:id="25" w:author="Newcomer, Derek (NIH/OD/ORS) [E]" w:date="2016-06-24T14:27:00Z" w:initials="ND([">
    <w:p w14:paraId="3475ECCB" w14:textId="77777777" w:rsidR="00E26931" w:rsidRDefault="00E26931">
      <w:pPr>
        <w:pStyle w:val="CommentText"/>
      </w:pPr>
      <w:r>
        <w:rPr>
          <w:rStyle w:val="CommentReference"/>
        </w:rPr>
        <w:annotationRef/>
      </w:r>
      <w:r w:rsidRPr="006A5032">
        <w:t>gen avgpercentexhaustislessintake = [( intakevolume - exhaustvolume) / intakevolume] *100 if balometerexhaust</w:t>
      </w:r>
    </w:p>
  </w:comment>
  <w:comment w:id="27" w:author="Abhijit Dasgupta" w:date="2016-07-10T19:20:00Z" w:initials="AD">
    <w:p w14:paraId="6593717D" w14:textId="3111342E" w:rsidR="00A04451" w:rsidRDefault="00A04451">
      <w:pPr>
        <w:pStyle w:val="CommentText"/>
      </w:pPr>
      <w:r>
        <w:rPr>
          <w:rStyle w:val="CommentReference"/>
        </w:rPr>
        <w:annotationRef/>
      </w:r>
      <w:r>
        <w:t xml:space="preserve">These are % of what? And which measurements, intake or exhaust? </w:t>
      </w:r>
    </w:p>
  </w:comment>
  <w:comment w:id="28" w:author="Abhijit Dasgupta" w:date="2016-07-10T19:18:00Z" w:initials="AD">
    <w:p w14:paraId="110C21FB" w14:textId="24FA2BEA" w:rsidR="00A04451" w:rsidRDefault="00A04451">
      <w:pPr>
        <w:pStyle w:val="CommentText"/>
      </w:pPr>
      <w:r>
        <w:rPr>
          <w:rStyle w:val="CommentReference"/>
        </w:rPr>
        <w:annotationRef/>
      </w:r>
      <w:r>
        <w:t xml:space="preserve">Shouldn’t this be “under-estimate”? You’re saying that the exhuast volumes are less than the intake volumes. </w:t>
      </w:r>
    </w:p>
  </w:comment>
  <w:comment w:id="31" w:author="Newcomer, Derek (NIH/OD/ORS) [E]" w:date="2016-06-25T10:26:00Z" w:initials="ND([">
    <w:p w14:paraId="2B09EAA9" w14:textId="77777777" w:rsidR="00E26931" w:rsidRDefault="00E26931">
      <w:pPr>
        <w:pStyle w:val="CommentText"/>
      </w:pPr>
      <w:r>
        <w:rPr>
          <w:rStyle w:val="CommentReference"/>
        </w:rPr>
        <w:annotationRef/>
      </w:r>
      <w:r>
        <w:t>Why wouldn’t this affect balometer measurements</w:t>
      </w:r>
    </w:p>
    <w:p w14:paraId="367C10BD" w14:textId="77777777" w:rsidR="00E26931" w:rsidRDefault="00E26931" w:rsidP="00BC20FE">
      <w:pPr>
        <w:pStyle w:val="CommentText"/>
        <w:ind w:firstLine="0"/>
      </w:pPr>
    </w:p>
  </w:comment>
  <w:comment w:id="32" w:author="Newcomer, Derek (NIH/OD/ORS) [E]" w:date="2016-06-25T10:27:00Z" w:initials="ND([">
    <w:p w14:paraId="509AF71B" w14:textId="77777777" w:rsidR="00E26931" w:rsidRDefault="00E26931">
      <w:pPr>
        <w:pStyle w:val="CommentText"/>
      </w:pPr>
      <w:r>
        <w:rPr>
          <w:rStyle w:val="CommentReference"/>
        </w:rPr>
        <w:annotationRef/>
      </w:r>
    </w:p>
  </w:comment>
  <w:comment w:id="33" w:author="Newcomer, Derek (NIH/OD/ORS) [E]" w:date="2016-06-25T10:02:00Z" w:initials="ND([">
    <w:p w14:paraId="6406957B" w14:textId="77777777" w:rsidR="00E26931" w:rsidRPr="00CE3A9A" w:rsidRDefault="00E26931" w:rsidP="00CE3A9A">
      <w:pPr>
        <w:pStyle w:val="Heading1"/>
        <w:shd w:val="clear" w:color="auto" w:fill="FFFFFF"/>
        <w:spacing w:before="0" w:beforeAutospacing="0" w:after="0" w:afterAutospacing="0" w:line="288" w:lineRule="atLeast"/>
        <w:rPr>
          <w:rFonts w:ascii="Arial" w:hAnsi="Arial" w:cs="Arial"/>
          <w:color w:val="333333"/>
          <w:sz w:val="18"/>
          <w:szCs w:val="18"/>
        </w:rPr>
      </w:pPr>
      <w:r>
        <w:rPr>
          <w:rStyle w:val="CommentReference"/>
        </w:rPr>
        <w:annotationRef/>
      </w:r>
      <w:r w:rsidRPr="00CE3A9A">
        <w:rPr>
          <w:rFonts w:ascii="Arial" w:hAnsi="Arial" w:cs="Arial"/>
          <w:color w:val="333333"/>
          <w:sz w:val="18"/>
          <w:szCs w:val="18"/>
        </w:rPr>
        <w:t>Fundamentals of Hot Wire Anemometry</w:t>
      </w:r>
    </w:p>
    <w:p w14:paraId="6BA1853E" w14:textId="77777777" w:rsidR="00E26931" w:rsidRDefault="00E26931">
      <w:pPr>
        <w:pStyle w:val="CommentText"/>
      </w:pPr>
    </w:p>
  </w:comment>
  <w:comment w:id="24" w:author="Abhijit Dasgupta" w:date="2016-07-10T19:20:00Z" w:initials="AD">
    <w:p w14:paraId="6CDE6813" w14:textId="78A73251" w:rsidR="00A04451" w:rsidRDefault="00A04451">
      <w:pPr>
        <w:pStyle w:val="CommentText"/>
      </w:pPr>
      <w:r>
        <w:rPr>
          <w:rStyle w:val="CommentReference"/>
        </w:rPr>
        <w:annotationRef/>
      </w:r>
      <w:r>
        <w:t xml:space="preserve">These percentages are unclear (percentages of what?). Also, let’s make sure that we always use either intake or exhaust as the reference (so exhaust is less or greater than intake, for example). Otherwise, the reader is left confused. </w:t>
      </w:r>
    </w:p>
  </w:comment>
  <w:comment w:id="34" w:author="Newcomer, Derek (NIH/OD/ORS) [E]" w:date="2016-06-24T14:28:00Z" w:initials="ND([">
    <w:p w14:paraId="2E819B81" w14:textId="77777777" w:rsidR="00E26931" w:rsidRDefault="00E26931">
      <w:pPr>
        <w:pStyle w:val="CommentText"/>
      </w:pPr>
      <w:r>
        <w:rPr>
          <w:rStyle w:val="CommentReference"/>
        </w:rPr>
        <w:annotationRef/>
      </w:r>
      <w:r w:rsidRPr="006A5032">
        <w:t>gen test3 = (balometerintake -balometerexhaust) / balometerintake if balometerintake !=. &amp; upperleftvelocity !=.</w:t>
      </w:r>
    </w:p>
  </w:comment>
  <w:comment w:id="35" w:author="Newcomer, Derek (NIH/OD/ORS) [E]" w:date="2016-06-20T12:21:00Z" w:initials="ND([">
    <w:p w14:paraId="3D3760A1" w14:textId="77777777" w:rsidR="00E26931" w:rsidRDefault="00E26931">
      <w:pPr>
        <w:pStyle w:val="CommentText"/>
      </w:pPr>
      <w:r>
        <w:rPr>
          <w:rStyle w:val="CommentReference"/>
        </w:rPr>
        <w:annotationRef/>
      </w:r>
      <w:r w:rsidRPr="00C94E71">
        <w:t>gen test50 = (balometerintake + balometerexhaust) / 2 if balometerexhaust !=. &amp; upperleftvelocity !=.</w:t>
      </w:r>
    </w:p>
    <w:p w14:paraId="1082E63E" w14:textId="77777777" w:rsidR="00E26931" w:rsidRDefault="00E26931">
      <w:pPr>
        <w:pStyle w:val="CommentText"/>
      </w:pPr>
    </w:p>
    <w:p w14:paraId="08C7A5A1" w14:textId="77777777" w:rsidR="00E26931" w:rsidRDefault="00E26931">
      <w:pPr>
        <w:pStyle w:val="CommentText"/>
      </w:pPr>
      <w:r w:rsidRPr="00C94E71">
        <w:t>gen test51 = (intakevolume+ exhaustvolume) / 2 if balometerexhaust !=. &amp; upperleftvelocity !=.</w:t>
      </w:r>
    </w:p>
    <w:p w14:paraId="6E29C171" w14:textId="77777777" w:rsidR="00E26931" w:rsidRDefault="00E26931">
      <w:pPr>
        <w:pStyle w:val="CommentText"/>
      </w:pPr>
    </w:p>
    <w:p w14:paraId="52EEEF7B" w14:textId="77777777" w:rsidR="00E26931" w:rsidRDefault="00E26931">
      <w:pPr>
        <w:pStyle w:val="CommentText"/>
      </w:pPr>
      <w:r>
        <w:t>velometer SD 459</w:t>
      </w:r>
    </w:p>
    <w:p w14:paraId="33661D06" w14:textId="77777777" w:rsidR="00E26931" w:rsidRDefault="00E26931">
      <w:pPr>
        <w:pStyle w:val="CommentText"/>
      </w:pPr>
      <w:r>
        <w:t>balometer SD= 336</w:t>
      </w:r>
    </w:p>
    <w:p w14:paraId="6F7432C3" w14:textId="77777777" w:rsidR="00E26931" w:rsidRDefault="00E26931">
      <w:pPr>
        <w:pStyle w:val="CommentText"/>
      </w:pPr>
      <w:r>
        <w:t xml:space="preserve"> </w:t>
      </w:r>
      <w:r>
        <w:rPr>
          <w:rFonts w:ascii="System" w:eastAsiaTheme="minorHAnsi" w:hAnsi="System" w:cs="System"/>
          <w:b/>
          <w:bCs/>
          <w:color w:val="auto"/>
        </w:rPr>
        <w:t>gen test53 = (test51-test50) / test51</w:t>
      </w:r>
    </w:p>
    <w:p w14:paraId="57CC5CE6" w14:textId="77777777" w:rsidR="00E26931" w:rsidRDefault="00E26931">
      <w:pPr>
        <w:pStyle w:val="CommentText"/>
      </w:pPr>
    </w:p>
    <w:p w14:paraId="5614B959" w14:textId="77777777" w:rsidR="00E26931" w:rsidRDefault="00E26931" w:rsidP="00C94E71">
      <w:pPr>
        <w:spacing w:after="0"/>
        <w:ind w:firstLine="0"/>
        <w:rPr>
          <w:rFonts w:ascii="System" w:eastAsiaTheme="minorHAnsi" w:hAnsi="System" w:cs="System"/>
          <w:b/>
          <w:bCs/>
          <w:color w:val="auto"/>
          <w:sz w:val="20"/>
          <w:szCs w:val="20"/>
        </w:rPr>
      </w:pPr>
      <w:r>
        <w:rPr>
          <w:rFonts w:ascii="System" w:eastAsiaTheme="minorHAnsi" w:hAnsi="System" w:cs="System"/>
          <w:b/>
          <w:bCs/>
          <w:color w:val="auto"/>
          <w:sz w:val="20"/>
          <w:szCs w:val="20"/>
        </w:rPr>
        <w:t>gen test53 = (test51-test50) / test51</w:t>
      </w:r>
    </w:p>
    <w:p w14:paraId="74176458" w14:textId="77777777" w:rsidR="00E26931" w:rsidRDefault="00E26931" w:rsidP="00C94E71">
      <w:pPr>
        <w:spacing w:after="0"/>
        <w:ind w:firstLine="0"/>
        <w:rPr>
          <w:rFonts w:ascii="System" w:eastAsiaTheme="minorHAnsi" w:hAnsi="System" w:cs="System"/>
          <w:b/>
          <w:bCs/>
          <w:color w:val="auto"/>
          <w:sz w:val="20"/>
          <w:szCs w:val="20"/>
        </w:rPr>
      </w:pPr>
      <w:r>
        <w:t xml:space="preserve"> </w:t>
      </w:r>
      <w:r>
        <w:rPr>
          <w:rFonts w:ascii="System" w:eastAsiaTheme="minorHAnsi" w:hAnsi="System" w:cs="System"/>
          <w:b/>
          <w:bCs/>
          <w:color w:val="auto"/>
          <w:sz w:val="20"/>
          <w:szCs w:val="20"/>
        </w:rPr>
        <w:t>gen test53 = (test51-test50) / test51</w:t>
      </w:r>
    </w:p>
    <w:p w14:paraId="40717C14" w14:textId="77777777" w:rsidR="00E26931" w:rsidRDefault="00E26931">
      <w:pPr>
        <w:pStyle w:val="CommentText"/>
      </w:pPr>
      <w:r>
        <w:rPr>
          <w:rFonts w:ascii="System" w:eastAsiaTheme="minorHAnsi" w:hAnsi="System" w:cs="System"/>
          <w:b/>
          <w:bCs/>
          <w:color w:val="auto"/>
        </w:rPr>
        <w:t>gen test53 = (test51-test50) / test51</w:t>
      </w:r>
    </w:p>
    <w:p w14:paraId="5CB1EBB2" w14:textId="77777777" w:rsidR="00E26931" w:rsidRDefault="00E26931">
      <w:pPr>
        <w:pStyle w:val="CommentText"/>
      </w:pPr>
      <w:r>
        <w:rPr>
          <w:rFonts w:ascii="System" w:eastAsiaTheme="minorHAnsi" w:hAnsi="System" w:cs="System"/>
          <w:b/>
          <w:bCs/>
          <w:color w:val="auto"/>
        </w:rPr>
        <w:t>gen test53 = (test51-test50) / test51</w:t>
      </w:r>
    </w:p>
    <w:p w14:paraId="30AC031A" w14:textId="77777777" w:rsidR="00E26931" w:rsidRDefault="00E26931" w:rsidP="00C94E71">
      <w:pPr>
        <w:spacing w:after="0"/>
        <w:ind w:firstLine="0"/>
      </w:pPr>
      <w:r>
        <w:rPr>
          <w:rFonts w:ascii="System" w:eastAsiaTheme="minorHAnsi" w:hAnsi="System" w:cs="System"/>
          <w:b/>
          <w:bCs/>
          <w:color w:val="auto"/>
          <w:sz w:val="20"/>
          <w:szCs w:val="20"/>
        </w:rPr>
        <w:t>est50) / test51</w:t>
      </w:r>
    </w:p>
  </w:comment>
  <w:comment w:id="36" w:author="Abhijit Dasgupta" w:date="2016-07-10T19:22:00Z" w:initials="AD">
    <w:p w14:paraId="480C575A" w14:textId="713A1646" w:rsidR="00070267" w:rsidRDefault="00070267">
      <w:pPr>
        <w:pStyle w:val="CommentText"/>
      </w:pPr>
      <w:r>
        <w:rPr>
          <w:rStyle w:val="CommentReference"/>
        </w:rPr>
        <w:annotationRef/>
      </w:r>
      <w:r>
        <w:t>Maybe write (average of intake and exhaust volumes)</w:t>
      </w:r>
    </w:p>
  </w:comment>
  <w:comment w:id="37" w:author="Newcomer, Derek (NIH/OD/ORS) [E]" w:date="2016-06-20T12:26:00Z" w:initials="ND([">
    <w:p w14:paraId="51FFC473" w14:textId="77777777" w:rsidR="00E26931" w:rsidRDefault="00E26931">
      <w:pPr>
        <w:pStyle w:val="CommentText"/>
        <w:rPr>
          <w:rFonts w:ascii="System" w:eastAsiaTheme="minorHAnsi" w:hAnsi="System" w:cs="System"/>
          <w:b/>
          <w:bCs/>
          <w:color w:val="auto"/>
        </w:rPr>
      </w:pPr>
      <w:r>
        <w:rPr>
          <w:rStyle w:val="CommentReference"/>
        </w:rPr>
        <w:annotationRef/>
      </w:r>
      <w:r>
        <w:rPr>
          <w:rStyle w:val="CommentReference"/>
        </w:rPr>
        <w:t xml:space="preserve"> </w:t>
      </w:r>
      <w:r>
        <w:rPr>
          <w:rFonts w:ascii="System" w:eastAsiaTheme="minorHAnsi" w:hAnsi="System" w:cs="System"/>
          <w:b/>
          <w:bCs/>
          <w:color w:val="auto"/>
        </w:rPr>
        <w:t>gen test53 = (test51-test50) / test51</w:t>
      </w:r>
    </w:p>
    <w:p w14:paraId="5C205EF8" w14:textId="77777777" w:rsidR="00E26931" w:rsidRDefault="00E26931">
      <w:pPr>
        <w:pStyle w:val="CommentText"/>
        <w:rPr>
          <w:rFonts w:ascii="System" w:eastAsiaTheme="minorHAnsi" w:hAnsi="System" w:cs="System"/>
          <w:b/>
          <w:bCs/>
          <w:color w:val="auto"/>
        </w:rPr>
      </w:pPr>
    </w:p>
    <w:p w14:paraId="60E83F36" w14:textId="77777777" w:rsidR="00E26931" w:rsidRDefault="00E26931">
      <w:pPr>
        <w:pStyle w:val="CommentText"/>
        <w:rPr>
          <w:rFonts w:ascii="System" w:eastAsiaTheme="minorHAnsi" w:hAnsi="System" w:cs="System"/>
          <w:b/>
          <w:bCs/>
          <w:color w:val="auto"/>
        </w:rPr>
      </w:pPr>
    </w:p>
    <w:p w14:paraId="48CDE2C4" w14:textId="77777777" w:rsidR="00E26931" w:rsidRDefault="00E26931">
      <w:pPr>
        <w:pStyle w:val="CommentText"/>
        <w:rPr>
          <w:rFonts w:ascii="System" w:eastAsiaTheme="minorHAnsi" w:hAnsi="System" w:cs="System"/>
          <w:b/>
          <w:bCs/>
          <w:color w:val="auto"/>
        </w:rPr>
      </w:pPr>
    </w:p>
    <w:p w14:paraId="1D81657A" w14:textId="77777777" w:rsidR="00E26931" w:rsidRDefault="00E26931">
      <w:pPr>
        <w:pStyle w:val="CommentText"/>
      </w:pPr>
      <w:r w:rsidRPr="00C94E71">
        <w:t>gen test53 = (test51-test50) / test51</w:t>
      </w:r>
    </w:p>
  </w:comment>
  <w:comment w:id="38" w:author="Newcomer, Derek (NIH/OD/ORS) [E]" w:date="2016-07-02T11:30:00Z" w:initials="ND([">
    <w:p w14:paraId="081EBEDC" w14:textId="77777777" w:rsidR="00E26931" w:rsidRDefault="00E26931">
      <w:pPr>
        <w:pStyle w:val="CommentText"/>
      </w:pPr>
      <w:r>
        <w:rPr>
          <w:rStyle w:val="CommentReference"/>
        </w:rPr>
        <w:annotationRef/>
      </w:r>
      <w:r>
        <w:t>459 velometer sd – 336 balometer sd / 336 balometer</w:t>
      </w:r>
    </w:p>
    <w:p w14:paraId="1E8CA09E" w14:textId="77777777" w:rsidR="00E26931" w:rsidRDefault="00E26931">
      <w:pPr>
        <w:pStyle w:val="CommentText"/>
      </w:pPr>
      <w:r>
        <w:t>=36%</w:t>
      </w:r>
    </w:p>
  </w:comment>
  <w:comment w:id="39" w:author="Newcomer, Derek (NIH/OD/ORS) [E]" w:date="2016-07-02T11:51:00Z" w:initials="ND([">
    <w:p w14:paraId="13FA84B3" w14:textId="77777777" w:rsidR="00E26931" w:rsidRPr="00181F55" w:rsidRDefault="00E26931">
      <w:pPr>
        <w:pStyle w:val="CommentText"/>
        <w:rPr>
          <w:rFonts w:asciiTheme="minorHAnsi" w:hAnsiTheme="minorHAnsi"/>
          <w:sz w:val="28"/>
          <w:szCs w:val="28"/>
        </w:rPr>
      </w:pPr>
      <w:r w:rsidRPr="00181F55">
        <w:rPr>
          <w:rStyle w:val="CommentReference"/>
          <w:rFonts w:asciiTheme="minorHAnsi" w:hAnsiTheme="minorHAnsi"/>
          <w:sz w:val="28"/>
          <w:szCs w:val="28"/>
        </w:rPr>
        <w:annotationRef/>
      </w:r>
      <w:r w:rsidRPr="00181F55">
        <w:rPr>
          <w:rFonts w:asciiTheme="minorHAnsi" w:eastAsiaTheme="minorHAnsi" w:hAnsiTheme="minorHAnsi" w:cs="System"/>
          <w:b/>
          <w:bCs/>
          <w:color w:val="auto"/>
          <w:sz w:val="28"/>
          <w:szCs w:val="28"/>
        </w:rPr>
        <w:t>graph hbox balometerintake balometerexhaust intakevolume exhaustvolume if balometerintake !=. &amp; upperleftvelocity !=., clegend(off)</w:t>
      </w:r>
    </w:p>
  </w:comment>
  <w:comment w:id="40" w:author="Newcomer, Derek (NIH/OD/ORS) [E]" w:date="2016-06-24T14:46:00Z" w:initials="ND([">
    <w:p w14:paraId="0CC17C74" w14:textId="77777777" w:rsidR="00E26931" w:rsidRDefault="00E26931">
      <w:pPr>
        <w:pStyle w:val="CommentText"/>
      </w:pPr>
      <w:r>
        <w:rPr>
          <w:rStyle w:val="CommentReference"/>
        </w:rPr>
        <w:annotationRef/>
      </w:r>
      <w:r w:rsidRPr="0029543F">
        <w:t>sum intakevolume exhaustvolume balometerintake balometerexhaust</w:t>
      </w:r>
    </w:p>
  </w:comment>
  <w:comment w:id="41" w:author="Newcomer, Derek (NIH/OD/ORS) [E]" w:date="2016-06-25T10:09:00Z" w:initials="ND([">
    <w:p w14:paraId="75D0352B" w14:textId="77777777" w:rsidR="00E26931" w:rsidRDefault="00E26931">
      <w:pPr>
        <w:pStyle w:val="CommentText"/>
      </w:pPr>
      <w:r>
        <w:rPr>
          <w:rStyle w:val="CommentReference"/>
        </w:rPr>
        <w:annotationRef/>
      </w:r>
      <w:r w:rsidRPr="00CE3A9A">
        <w:t>tabstat balometerintake balometerexhaust intakevolume exhaustvolume, statistics (mean median cv sd)</w:t>
      </w:r>
    </w:p>
  </w:comment>
  <w:comment w:id="42" w:author="Newcomer, Derek (NIH/OD/ORS) [E]" w:date="2016-07-01T16:26:00Z" w:initials="ND([">
    <w:p w14:paraId="4F94BA51" w14:textId="77777777" w:rsidR="00E26931" w:rsidRDefault="00E26931">
      <w:pPr>
        <w:pStyle w:val="CommentText"/>
      </w:pPr>
      <w:r>
        <w:rPr>
          <w:rStyle w:val="CommentReference"/>
        </w:rPr>
        <w:annotationRef/>
      </w:r>
      <w:r w:rsidRPr="00D86276">
        <w:t>sum upperrightvelocity uppercentervelocity upperleftvelocity middleleftvelocity middlecentervelocity middlerightvelocity lowerleftvelocity lowercentervelocity lowerrightvelocity if unitnumber !=2 &amp; unitnumber !=3</w:t>
      </w:r>
    </w:p>
    <w:p w14:paraId="17BC8D78" w14:textId="77777777" w:rsidR="00E26931" w:rsidRDefault="00E26931">
      <w:pPr>
        <w:pStyle w:val="CommentText"/>
      </w:pPr>
    </w:p>
  </w:comment>
  <w:comment w:id="43" w:author="Abhijit Dasgupta" w:date="2016-07-10T19:23:00Z" w:initials="AD">
    <w:p w14:paraId="5C7563BA" w14:textId="287945F3" w:rsidR="00070267" w:rsidRDefault="00070267">
      <w:pPr>
        <w:pStyle w:val="CommentText"/>
      </w:pPr>
      <w:r>
        <w:rPr>
          <w:rStyle w:val="CommentReference"/>
        </w:rPr>
        <w:annotationRef/>
      </w:r>
      <w:r>
        <w:t>Make this into a Word table, maybe using the Stata esttout or esttab functions (use findit estout). The variable names are unintelligible, and this looks unprofessional.</w:t>
      </w:r>
    </w:p>
  </w:comment>
  <w:comment w:id="44" w:author="Newcomer, Derek (NIH/OD/ORS) [E]" w:date="2016-07-01T16:30:00Z" w:initials="ND([">
    <w:p w14:paraId="378BF87B" w14:textId="77777777" w:rsidR="00E26931" w:rsidRDefault="00E26931">
      <w:pPr>
        <w:pStyle w:val="CommentText"/>
      </w:pPr>
      <w:r>
        <w:rPr>
          <w:rStyle w:val="CommentReference"/>
        </w:rPr>
        <w:annotationRef/>
      </w:r>
      <w:r>
        <w:t>y axis =variability</w:t>
      </w:r>
    </w:p>
    <w:p w14:paraId="0FC84FE4" w14:textId="77777777" w:rsidR="00E26931" w:rsidRDefault="00E26931">
      <w:pPr>
        <w:pStyle w:val="CommentText"/>
      </w:pPr>
      <w:r>
        <w:t xml:space="preserve">blue line shows bias compared to red line (equality, which is what the blue line should reflect if the measurments were the exact the same) </w:t>
      </w:r>
    </w:p>
    <w:p w14:paraId="12ADA311" w14:textId="77777777" w:rsidR="00E26931" w:rsidRDefault="00E26931">
      <w:pPr>
        <w:pStyle w:val="CommentText"/>
      </w:pPr>
    </w:p>
  </w:comment>
  <w:comment w:id="47" w:author="Abhijit Dasgupta" w:date="2016-07-10T19:27:00Z" w:initials="AD">
    <w:p w14:paraId="6A8237D6" w14:textId="74EED411" w:rsidR="00F60CD5" w:rsidRDefault="00F60CD5">
      <w:pPr>
        <w:pStyle w:val="CommentText"/>
      </w:pPr>
      <w:r>
        <w:rPr>
          <w:rStyle w:val="CommentReference"/>
        </w:rPr>
        <w:annotationRef/>
      </w:r>
      <w:r>
        <w:t xml:space="preserve">I should change the labels of the sectors, once you decide on the table above what they should be. </w:t>
      </w:r>
    </w:p>
  </w:comment>
  <w:comment w:id="72" w:author="Dererk" w:date="2016-07-08T12:05:00Z" w:initials="D">
    <w:p w14:paraId="2A55705C" w14:textId="77777777" w:rsidR="007200BB" w:rsidRDefault="007200BB" w:rsidP="007200BB">
      <w:pPr>
        <w:pStyle w:val="CommentText"/>
      </w:pPr>
      <w:r>
        <w:rPr>
          <w:rStyle w:val="CommentReference"/>
        </w:rPr>
        <w:annotationRef/>
      </w:r>
      <w:r>
        <w:t>meaning the bias is significant</w:t>
      </w:r>
    </w:p>
  </w:comment>
  <w:comment w:id="73" w:author="Dererk" w:date="2016-07-07T12:39:00Z" w:initials="D">
    <w:p w14:paraId="2AC44134" w14:textId="77777777" w:rsidR="00E26931" w:rsidRDefault="00E26931">
      <w:pPr>
        <w:pStyle w:val="CommentText"/>
      </w:pPr>
      <w:r>
        <w:rPr>
          <w:rStyle w:val="CommentReference"/>
        </w:rPr>
        <w:annotationRef/>
      </w:r>
      <w:r w:rsidRPr="00285083">
        <w:t>https://www.medcalc.org/manual/blandaltman.php</w:t>
      </w:r>
    </w:p>
    <w:p w14:paraId="4606422E" w14:textId="77777777" w:rsidR="00E26931" w:rsidRDefault="00E26931">
      <w:pPr>
        <w:pStyle w:val="CommentText"/>
      </w:pPr>
    </w:p>
    <w:p w14:paraId="7925B3D4" w14:textId="77777777" w:rsidR="00E26931" w:rsidRDefault="00E26931">
      <w:pPr>
        <w:pStyle w:val="CommentText"/>
      </w:pPr>
    </w:p>
  </w:comment>
  <w:comment w:id="76" w:author="Abhijit Dasgupta" w:date="2016-07-10T19:31:00Z" w:initials="AD">
    <w:p w14:paraId="5CB587FD" w14:textId="2AFB81A0" w:rsidR="00F60CD5" w:rsidRDefault="00F60CD5">
      <w:pPr>
        <w:pStyle w:val="CommentText"/>
      </w:pPr>
      <w:r>
        <w:rPr>
          <w:rStyle w:val="CommentReference"/>
        </w:rPr>
        <w:annotationRef/>
      </w:r>
      <w:r>
        <w:t>I’d go with “reliable”</w:t>
      </w:r>
    </w:p>
  </w:comment>
  <w:comment w:id="80" w:author="Newcomer, Derek (NIH/OD/ORS) [E]" w:date="2016-06-21T12:28:00Z" w:initials="ND([">
    <w:p w14:paraId="3670B30B" w14:textId="77777777" w:rsidR="00E26931" w:rsidRDefault="00E26931" w:rsidP="00093412">
      <w:pPr>
        <w:pStyle w:val="CommentText"/>
      </w:pPr>
      <w:r>
        <w:rPr>
          <w:rStyle w:val="CommentReference"/>
        </w:rPr>
        <w:annotationRef/>
      </w:r>
      <w:r>
        <w:t>Is this appropriate to say? Technically, anemometer doesn’t measure volume</w:t>
      </w:r>
    </w:p>
    <w:p w14:paraId="1C917D8C" w14:textId="77777777" w:rsidR="00E26931" w:rsidRDefault="00E26931" w:rsidP="00093412">
      <w:pPr>
        <w:pStyle w:val="CommentText"/>
      </w:pPr>
    </w:p>
    <w:p w14:paraId="148A2174" w14:textId="77777777" w:rsidR="00E26931" w:rsidRDefault="00E26931" w:rsidP="00093412">
      <w:pPr>
        <w:pStyle w:val="CommentText"/>
      </w:pPr>
      <w:r>
        <w:t>What about balometer intake</w:t>
      </w:r>
    </w:p>
  </w:comment>
  <w:comment w:id="81" w:author="Newcomer, Derek (NIH/OD/ORS) [E]" w:date="2016-07-02T11:57:00Z" w:initials="ND([">
    <w:p w14:paraId="12321E75" w14:textId="77777777" w:rsidR="00E26931" w:rsidRDefault="00E26931" w:rsidP="00093412">
      <w:pPr>
        <w:pStyle w:val="CommentText"/>
      </w:pPr>
      <w:r>
        <w:rPr>
          <w:rStyle w:val="CommentReference"/>
        </w:rPr>
        <w:annotationRef/>
      </w:r>
      <w:r>
        <w:t>Correct?</w:t>
      </w:r>
    </w:p>
  </w:comment>
  <w:comment w:id="82" w:author="Newcomer, Derek (NIH/OD/ORS) [E]" w:date="2016-06-21T13:21:00Z" w:initials="ND([">
    <w:p w14:paraId="27C734A3" w14:textId="77777777" w:rsidR="00E26931" w:rsidRDefault="00E26931" w:rsidP="00093412">
      <w:r>
        <w:rPr>
          <w:rStyle w:val="CommentReference"/>
        </w:rPr>
        <w:annotationRef/>
      </w:r>
      <w:r>
        <w:t>The correction factor was derived by calculating the average percent difference between the intake volume as measured by the anemometer and the exhaust volume as measured by the balometer capture hood. As shown in Graph X, by adjusting the intake readings measured by anemometer by 29 percent (</w:t>
      </w:r>
      <w:r w:rsidRPr="00895A57">
        <w:rPr>
          <w:i/>
        </w:rPr>
        <w:t>SD</w:t>
      </w:r>
      <w:r>
        <w:t>=10.6) the slope improved…</w:t>
      </w:r>
    </w:p>
    <w:p w14:paraId="203B2BA8" w14:textId="77777777" w:rsidR="00E26931" w:rsidRDefault="00E26931" w:rsidP="00093412">
      <w:pPr>
        <w:pStyle w:val="CommentText"/>
      </w:pPr>
    </w:p>
  </w:comment>
  <w:comment w:id="83" w:author="Newcomer, Derek (NIH/OD/ORS) [E]" w:date="2016-06-25T12:24:00Z" w:initials="ND([">
    <w:p w14:paraId="190688BA" w14:textId="77777777" w:rsidR="00E26931" w:rsidRDefault="00E26931" w:rsidP="00435832">
      <w:pPr>
        <w:rPr>
          <w:sz w:val="20"/>
          <w:szCs w:val="20"/>
        </w:rPr>
      </w:pPr>
      <w:r w:rsidRPr="00435832">
        <w:rPr>
          <w:sz w:val="20"/>
          <w:szCs w:val="20"/>
        </w:rPr>
        <w:t>sum effect effectiveness if effect !=. &amp; unitnumber !=2 &amp; unitnumber!=3</w:t>
      </w:r>
    </w:p>
    <w:p w14:paraId="2AB7FFFE" w14:textId="77777777" w:rsidR="00E26931" w:rsidRDefault="00E26931" w:rsidP="00435832">
      <w:pPr>
        <w:rPr>
          <w:sz w:val="20"/>
          <w:szCs w:val="20"/>
        </w:rPr>
      </w:pPr>
    </w:p>
    <w:p w14:paraId="6FE4847E" w14:textId="77777777" w:rsidR="00E26931" w:rsidRDefault="00E26931" w:rsidP="00435832">
      <w:r>
        <w:rPr>
          <w:rStyle w:val="CommentReference"/>
        </w:rPr>
        <w:annotationRef/>
      </w:r>
      <w:r w:rsidRPr="00435832">
        <w:rPr>
          <w:sz w:val="20"/>
          <w:szCs w:val="20"/>
        </w:rPr>
        <w:t>sum effect effectiveness if effect !=. &amp; unitnumber ==2 | unitnumber==3</w:t>
      </w:r>
    </w:p>
  </w:comment>
  <w:comment w:id="84" w:author="Newcomer, Derek (NIH/OD/ORS) [E]" w:date="2016-06-25T12:16:00Z" w:initials="ND([">
    <w:p w14:paraId="2CBBD215" w14:textId="77777777" w:rsidR="00E26931" w:rsidRDefault="00E26931">
      <w:pPr>
        <w:pStyle w:val="CommentText"/>
        <w:rPr>
          <w:rFonts w:ascii="System" w:eastAsiaTheme="minorHAnsi" w:hAnsi="System" w:cs="System"/>
          <w:b/>
          <w:bCs/>
          <w:color w:val="auto"/>
        </w:rPr>
      </w:pPr>
      <w:r>
        <w:rPr>
          <w:rStyle w:val="CommentReference"/>
        </w:rPr>
        <w:annotationRef/>
      </w:r>
    </w:p>
    <w:p w14:paraId="3C77304B" w14:textId="77777777" w:rsidR="00E26931" w:rsidRDefault="00E26931">
      <w:pPr>
        <w:pStyle w:val="CommentText"/>
      </w:pPr>
      <w:r>
        <w:rPr>
          <w:rFonts w:ascii="System" w:eastAsiaTheme="minorHAnsi" w:hAnsi="System" w:cs="System"/>
          <w:b/>
          <w:bCs/>
          <w:color w:val="auto"/>
        </w:rPr>
        <w:t>edit effect effectiveness if effect==.</w:t>
      </w:r>
    </w:p>
  </w:comment>
  <w:comment w:id="85" w:author="Newcomer, Derek (NIH/OD/ORS) [E]" w:date="2016-07-01T15:50:00Z" w:initials="ND([">
    <w:p w14:paraId="43847DB8" w14:textId="77777777" w:rsidR="00E26931" w:rsidRDefault="00E26931">
      <w:pPr>
        <w:pStyle w:val="CommentText"/>
      </w:pPr>
      <w:r>
        <w:rPr>
          <w:rStyle w:val="CommentReference"/>
        </w:rPr>
        <w:annotationRef/>
      </w:r>
      <w:r>
        <w:t>Unit 19 = 9 rounds of which 4 had negative values</w:t>
      </w:r>
    </w:p>
    <w:p w14:paraId="4CD7D8D4" w14:textId="77777777" w:rsidR="00E26931" w:rsidRDefault="00E26931">
      <w:pPr>
        <w:pStyle w:val="CommentText"/>
      </w:pPr>
      <w:r>
        <w:t>Unit 18 = 3 rounds, of which 2 had negative values</w:t>
      </w:r>
    </w:p>
    <w:p w14:paraId="0FA626D1" w14:textId="77777777" w:rsidR="00E26931" w:rsidRDefault="00E26931">
      <w:pPr>
        <w:pStyle w:val="CommentText"/>
      </w:pPr>
      <w:r>
        <w:t xml:space="preserve">Unit 86= 2 rounds, of which 2 had negative </w:t>
      </w:r>
    </w:p>
    <w:p w14:paraId="742BE5AE" w14:textId="77777777" w:rsidR="00E26931" w:rsidRDefault="00E26931">
      <w:pPr>
        <w:pStyle w:val="CommentText"/>
      </w:pPr>
      <w:r>
        <w:t xml:space="preserve">Unit 33 =5 rounds out of 2 had negative </w:t>
      </w:r>
    </w:p>
    <w:p w14:paraId="53174889" w14:textId="77777777" w:rsidR="00E26931" w:rsidRDefault="00E26931">
      <w:pPr>
        <w:pStyle w:val="CommentText"/>
      </w:pPr>
      <w:r>
        <w:t xml:space="preserve">Unit 87 1 out of 1 </w:t>
      </w:r>
    </w:p>
    <w:p w14:paraId="3F468138" w14:textId="77777777" w:rsidR="00E26931" w:rsidRDefault="00E26931">
      <w:pPr>
        <w:pStyle w:val="CommentText"/>
      </w:pPr>
      <w:r>
        <w:t xml:space="preserve">Unit 50 3 rounds of which 1 was negative </w:t>
      </w:r>
    </w:p>
    <w:p w14:paraId="0ED805D5" w14:textId="77777777" w:rsidR="00E26931" w:rsidRDefault="00E26931">
      <w:pPr>
        <w:pStyle w:val="CommentText"/>
      </w:pPr>
      <w:r>
        <w:t xml:space="preserve">Unit 43  8 rounds out of which 1 was negative </w:t>
      </w:r>
    </w:p>
    <w:p w14:paraId="1064709B" w14:textId="77777777" w:rsidR="00E26931" w:rsidRDefault="00E26931" w:rsidP="002B4D0A">
      <w:pPr>
        <w:pStyle w:val="CommentText"/>
      </w:pPr>
      <w:r>
        <w:t xml:space="preserve">Unit 3  8 rounds out of which 1 was negative </w:t>
      </w:r>
    </w:p>
    <w:p w14:paraId="7840B4EF" w14:textId="77777777" w:rsidR="00E26931" w:rsidRDefault="00E26931" w:rsidP="002B4D0A">
      <w:pPr>
        <w:pStyle w:val="CommentText"/>
      </w:pPr>
    </w:p>
    <w:p w14:paraId="656A31BA" w14:textId="77777777" w:rsidR="00E26931" w:rsidRDefault="00E26931" w:rsidP="002B4D0A">
      <w:pPr>
        <w:pStyle w:val="CommentText"/>
      </w:pPr>
      <w:r>
        <w:t xml:space="preserve">Discrepancies were random, of the negative values, 4  units had no filter change, 2 units prefilter change, 2 units post filter change </w:t>
      </w:r>
    </w:p>
    <w:p w14:paraId="3602A4FB" w14:textId="77777777" w:rsidR="00E26931" w:rsidRDefault="00E26931" w:rsidP="002B4D0A">
      <w:pPr>
        <w:pStyle w:val="CommentText"/>
      </w:pPr>
    </w:p>
    <w:p w14:paraId="1E80070E" w14:textId="77777777" w:rsidR="00E26931" w:rsidRDefault="00E26931" w:rsidP="002B4D0A">
      <w:pPr>
        <w:pStyle w:val="CommentText"/>
      </w:pPr>
      <w:r>
        <w:t xml:space="preserve">18 unit AND  33 unit pre filter </w:t>
      </w:r>
    </w:p>
    <w:p w14:paraId="309B5DB5" w14:textId="77777777" w:rsidR="00E26931" w:rsidRDefault="00E26931" w:rsidP="002B4D0A">
      <w:pPr>
        <w:pStyle w:val="CommentText"/>
      </w:pPr>
      <w:r>
        <w:t>19 unit and 43 unit post filter</w:t>
      </w:r>
    </w:p>
    <w:p w14:paraId="5366B661" w14:textId="77777777" w:rsidR="00E26931" w:rsidRDefault="00E26931" w:rsidP="002B4D0A">
      <w:pPr>
        <w:pStyle w:val="CommentText"/>
      </w:pPr>
    </w:p>
    <w:p w14:paraId="266F87F9" w14:textId="77777777" w:rsidR="00E26931" w:rsidRDefault="00E26931" w:rsidP="002B4D0A">
      <w:pPr>
        <w:pStyle w:val="CommentText"/>
      </w:pPr>
      <w:r>
        <w:t xml:space="preserve">Except unit 3, unit 33, once a unit tested negative it stayed negative. Meaning later tests had positive values. </w:t>
      </w:r>
    </w:p>
    <w:p w14:paraId="1FC0220B" w14:textId="77777777" w:rsidR="00E26931" w:rsidRDefault="00E26931">
      <w:pPr>
        <w:pStyle w:val="CommentText"/>
      </w:pPr>
    </w:p>
  </w:comment>
  <w:comment w:id="86" w:author="Newcomer, Derek (NIH/OD/ORS) [E]" w:date="2016-07-02T12:19:00Z" w:initials="ND([">
    <w:p w14:paraId="28E6B785" w14:textId="77777777" w:rsidR="00E26931" w:rsidRDefault="00E26931">
      <w:pPr>
        <w:pStyle w:val="CommentText"/>
      </w:pPr>
      <w:r>
        <w:rPr>
          <w:rStyle w:val="CommentReference"/>
        </w:rPr>
        <w:annotationRef/>
      </w:r>
      <w:r>
        <w:t>Unit 3 round 1</w:t>
      </w:r>
    </w:p>
  </w:comment>
  <w:comment w:id="87" w:author="Newcomer, Derek (NIH/OD/ORS) [E]" w:date="2016-06-27T11:44:00Z" w:initials="ND([">
    <w:p w14:paraId="361B33A5" w14:textId="77777777" w:rsidR="00E26931" w:rsidRDefault="00E26931">
      <w:pPr>
        <w:pStyle w:val="CommentText"/>
      </w:pPr>
      <w:r>
        <w:rPr>
          <w:rStyle w:val="CommentReference"/>
        </w:rPr>
        <w:annotationRef/>
      </w:r>
      <w:r>
        <w:t>Ask bob about conversion to mass/volume</w:t>
      </w:r>
    </w:p>
  </w:comment>
  <w:comment w:id="90" w:author="Newcomer, Derek (NIH/OD/ORS) [E]" w:date="2016-06-25T13:07:00Z" w:initials="ND([">
    <w:p w14:paraId="4C9921F9" w14:textId="77777777" w:rsidR="00E26931" w:rsidRDefault="00E26931">
      <w:pPr>
        <w:pStyle w:val="CommentText"/>
      </w:pPr>
      <w:r>
        <w:rPr>
          <w:rStyle w:val="CommentReference"/>
        </w:rPr>
        <w:annotationRef/>
      </w:r>
      <w:r w:rsidRPr="003717D1">
        <w:t>sum effect if studypop==1 &amp; effect !=.</w:t>
      </w:r>
    </w:p>
  </w:comment>
  <w:comment w:id="91" w:author="Newcomer, Derek (NIH/OD/ORS) [E]" w:date="2016-06-27T14:38:00Z" w:initials="ND([">
    <w:p w14:paraId="29B92FEA" w14:textId="77777777" w:rsidR="00E26931" w:rsidRDefault="00E26931">
      <w:pPr>
        <w:pStyle w:val="CommentText"/>
      </w:pPr>
      <w:r>
        <w:rPr>
          <w:rStyle w:val="CommentReference"/>
        </w:rPr>
        <w:annotationRef/>
      </w:r>
      <w:r w:rsidRPr="00AA2003">
        <w:t>by studypop: sum effect if testfilter ==0</w:t>
      </w:r>
    </w:p>
  </w:comment>
  <w:comment w:id="92" w:author="Newcomer, Derek (NIH/OD/ORS) [E]" w:date="2016-06-27T14:38:00Z" w:initials="ND([">
    <w:p w14:paraId="406FF169" w14:textId="77777777" w:rsidR="00E26931" w:rsidRDefault="00E26931">
      <w:pPr>
        <w:pStyle w:val="CommentText"/>
      </w:pPr>
      <w:r>
        <w:rPr>
          <w:rStyle w:val="CommentReference"/>
        </w:rPr>
        <w:annotationRef/>
      </w:r>
      <w:r w:rsidRPr="00AA2003">
        <w:t>by studypop: sum effect if testfilter ==1</w:t>
      </w:r>
    </w:p>
  </w:comment>
  <w:comment w:id="93" w:author="Abhijit Dasgupta" w:date="2016-07-10T19:33:00Z" w:initials="AD">
    <w:p w14:paraId="33E3341C" w14:textId="3EC8B505" w:rsidR="00F60CD5" w:rsidRDefault="00F60CD5">
      <w:pPr>
        <w:pStyle w:val="CommentText"/>
      </w:pPr>
      <w:r>
        <w:rPr>
          <w:rStyle w:val="CommentReference"/>
        </w:rPr>
        <w:annotationRef/>
      </w:r>
      <w:r>
        <w:t>What are the study and control groups?</w:t>
      </w:r>
    </w:p>
  </w:comment>
  <w:comment w:id="94" w:author="Newcomer, Derek (NIH/OD/ORS) [E]" w:date="2016-07-01T17:12:00Z" w:initials="ND([">
    <w:p w14:paraId="218D14F9" w14:textId="77777777" w:rsidR="00E26931" w:rsidRDefault="00E26931">
      <w:pPr>
        <w:pStyle w:val="CommentText"/>
      </w:pPr>
      <w:r>
        <w:rPr>
          <w:rStyle w:val="CommentReference"/>
        </w:rPr>
        <w:annotationRef/>
      </w:r>
      <w:r w:rsidRPr="0087063B">
        <w:t>ab pass if unitnumber !=2 &amp; unitnumber !=3</w:t>
      </w:r>
    </w:p>
  </w:comment>
  <w:comment w:id="95" w:author="Abhijit Dasgupta" w:date="2016-07-10T19:34:00Z" w:initials="AD">
    <w:p w14:paraId="34D56273" w14:textId="6837F20D" w:rsidR="00F60CD5" w:rsidRDefault="00F60CD5">
      <w:pPr>
        <w:pStyle w:val="CommentText"/>
      </w:pPr>
      <w:r>
        <w:rPr>
          <w:rStyle w:val="CommentReference"/>
        </w:rPr>
        <w:annotationRef/>
      </w:r>
      <w:r>
        <w:t>Change the variable names, and don’t report more than 3 decimal places. I’d also report the median.</w:t>
      </w:r>
    </w:p>
  </w:comment>
  <w:comment w:id="100" w:author="Dererk" w:date="2016-07-08T11:58:00Z" w:initials="D">
    <w:p w14:paraId="3C6A6767" w14:textId="77777777" w:rsidR="00080706" w:rsidRDefault="00080706">
      <w:pPr>
        <w:pStyle w:val="CommentText"/>
      </w:pPr>
      <w:r>
        <w:rPr>
          <w:rStyle w:val="CommentReference"/>
        </w:rPr>
        <w:annotationRef/>
      </w:r>
      <w:r>
        <w:t>I know the findings offer more than what I stated...please assist</w:t>
      </w:r>
    </w:p>
  </w:comment>
  <w:comment w:id="104" w:author="Dererk" w:date="2016-07-08T11:57:00Z" w:initials="D">
    <w:p w14:paraId="590DB72E" w14:textId="77777777" w:rsidR="00080706" w:rsidRDefault="00080706">
      <w:pPr>
        <w:pStyle w:val="CommentText"/>
      </w:pPr>
      <w:r>
        <w:rPr>
          <w:rStyle w:val="CommentReference"/>
        </w:rPr>
        <w:annotationRef/>
      </w:r>
      <w:r>
        <w:t>Suggest better table title?</w:t>
      </w:r>
    </w:p>
  </w:comment>
  <w:comment w:id="117" w:author="Dererk" w:date="2016-07-08T11:26:00Z" w:initials="D">
    <w:p w14:paraId="7E39349A" w14:textId="77777777" w:rsidR="00E26931" w:rsidRDefault="00E26931">
      <w:pPr>
        <w:pStyle w:val="CommentText"/>
      </w:pPr>
      <w:r>
        <w:rPr>
          <w:rStyle w:val="CommentReference"/>
        </w:rPr>
        <w:annotationRef/>
      </w:r>
      <w:r>
        <w:t>points or percent?</w:t>
      </w:r>
    </w:p>
  </w:comment>
  <w:comment w:id="120" w:author="Dererk" w:date="2016-07-08T11:23:00Z" w:initials="D">
    <w:p w14:paraId="73A3F06D" w14:textId="77777777" w:rsidR="00E26931" w:rsidRDefault="00E26931">
      <w:pPr>
        <w:pStyle w:val="CommentText"/>
      </w:pPr>
      <w:r>
        <w:rPr>
          <w:rStyle w:val="CommentReference"/>
        </w:rPr>
        <w:annotationRef/>
      </w:r>
      <w:r>
        <w:t xml:space="preserve">Do I need to report mean, SD, degrees of freedom? </w:t>
      </w:r>
    </w:p>
  </w:comment>
  <w:comment w:id="121" w:author="Dererk" w:date="2016-07-08T11:41:00Z" w:initials="D">
    <w:p w14:paraId="734B88CB" w14:textId="77777777" w:rsidR="00E26931" w:rsidRDefault="00E26931">
      <w:pPr>
        <w:pStyle w:val="CommentText"/>
      </w:pPr>
      <w:r>
        <w:rPr>
          <w:rStyle w:val="CommentReference"/>
        </w:rPr>
        <w:annotationRef/>
      </w:r>
      <w:r>
        <w:t xml:space="preserve">Is this correct? I </w:t>
      </w:r>
      <w:r w:rsidR="00245AB1">
        <w:t xml:space="preserve">don't recall what 36.11 referenced. </w:t>
      </w:r>
    </w:p>
  </w:comment>
  <w:comment w:id="180" w:author="Newcomer, Derek (NIH/OD/ORS) [E]" w:date="2016-06-27T17:14:00Z" w:initials="ND([">
    <w:p w14:paraId="33CBD60C" w14:textId="77777777" w:rsidR="00E26931" w:rsidRPr="00BA63B2" w:rsidRDefault="00E26931">
      <w:pPr>
        <w:pStyle w:val="CommentText"/>
        <w:rPr>
          <w:rFonts w:ascii="Agency FB" w:eastAsiaTheme="minorHAnsi" w:hAnsi="Agency FB" w:cs="System"/>
          <w:b/>
          <w:bCs/>
          <w:color w:val="auto"/>
          <w:sz w:val="32"/>
          <w:szCs w:val="32"/>
        </w:rPr>
      </w:pPr>
      <w:r w:rsidRPr="00BA63B2">
        <w:rPr>
          <w:rStyle w:val="CommentReference"/>
          <w:rFonts w:ascii="Agency FB" w:hAnsi="Agency FB"/>
          <w:sz w:val="24"/>
        </w:rPr>
        <w:annotationRef/>
      </w:r>
      <w:r w:rsidRPr="00BA63B2">
        <w:rPr>
          <w:rFonts w:ascii="Agency FB" w:eastAsiaTheme="minorHAnsi" w:hAnsi="Agency FB" w:cs="System"/>
          <w:b/>
          <w:bCs/>
          <w:color w:val="auto"/>
          <w:sz w:val="32"/>
          <w:szCs w:val="32"/>
        </w:rPr>
        <w:t>tabulate man_pass pass if mfg==6, chi2 exact row</w:t>
      </w:r>
    </w:p>
    <w:p w14:paraId="2DDF5F68" w14:textId="77777777" w:rsidR="00E26931" w:rsidRPr="00BA63B2" w:rsidRDefault="00E26931">
      <w:pPr>
        <w:pStyle w:val="CommentText"/>
        <w:rPr>
          <w:rFonts w:ascii="Agency FB" w:eastAsiaTheme="minorHAnsi" w:hAnsi="Agency FB" w:cs="System"/>
          <w:b/>
          <w:bCs/>
          <w:color w:val="auto"/>
          <w:sz w:val="32"/>
          <w:szCs w:val="32"/>
        </w:rPr>
      </w:pPr>
    </w:p>
    <w:p w14:paraId="6D5BD279" w14:textId="77777777" w:rsidR="00E26931" w:rsidRPr="00BA63B2" w:rsidRDefault="00E26931">
      <w:pPr>
        <w:pStyle w:val="CommentText"/>
        <w:rPr>
          <w:rFonts w:ascii="Agency FB" w:hAnsi="Agency FB"/>
          <w:sz w:val="24"/>
        </w:rPr>
      </w:pPr>
      <w:r w:rsidRPr="00BA63B2">
        <w:rPr>
          <w:rFonts w:ascii="Agency FB" w:eastAsiaTheme="minorHAnsi" w:hAnsi="Agency FB" w:cs="System"/>
          <w:b/>
          <w:bCs/>
          <w:color w:val="auto"/>
          <w:sz w:val="32"/>
          <w:szCs w:val="32"/>
        </w:rPr>
        <w:t>2 nominal variables</w:t>
      </w:r>
    </w:p>
  </w:comment>
  <w:comment w:id="181" w:author="Newcomer, Derek (NIH/OD/ORS) [E]" w:date="2016-07-01T17:01:00Z" w:initials="ND([">
    <w:p w14:paraId="76A666E9" w14:textId="77777777" w:rsidR="00E26931" w:rsidRDefault="00E26931">
      <w:pPr>
        <w:pStyle w:val="CommentText"/>
      </w:pPr>
      <w:r>
        <w:rPr>
          <w:rStyle w:val="CommentReference"/>
        </w:rPr>
        <w:annotationRef/>
      </w:r>
    </w:p>
  </w:comment>
  <w:comment w:id="182" w:author="Robert Brandys" w:date="2016-06-22T12:43:00Z" w:initials="RB">
    <w:p w14:paraId="68C6FBB1" w14:textId="77777777" w:rsidR="00E26931" w:rsidRDefault="00E26931" w:rsidP="00093412">
      <w:pPr>
        <w:pStyle w:val="CommentText"/>
      </w:pPr>
      <w:r>
        <w:rPr>
          <w:rStyle w:val="CommentReference"/>
        </w:rPr>
        <w:annotationRef/>
      </w:r>
      <w:r>
        <w:t xml:space="preserve">There is some scientific justification for the balometer being better.  1. The balometer is factory calibrated and covers the whole unit.  It is generally not significantly effected by operator variability.  2.  The anemometer readings are subject to the operators perception of placing the anemometer the correct distance from the filter face. </w:t>
      </w:r>
    </w:p>
    <w:p w14:paraId="34B2A9AA" w14:textId="77777777" w:rsidR="00E26931" w:rsidRDefault="00E26931" w:rsidP="00093412">
      <w:pPr>
        <w:pStyle w:val="CommentText"/>
      </w:pPr>
    </w:p>
    <w:p w14:paraId="4523BBF8" w14:textId="77777777" w:rsidR="00E26931" w:rsidRDefault="00E26931" w:rsidP="00093412">
      <w:pPr>
        <w:pStyle w:val="CommentText"/>
      </w:pPr>
      <w:r>
        <w:t xml:space="preserve">Lees operator error and the inherent variability in the data eg. Stats leads one to conclude that the balometer readings are more accurate.  In fact, commissioning of HVAC systems require the use of balometers to achieve accurate system balance. </w:t>
      </w:r>
    </w:p>
  </w:comment>
  <w:comment w:id="183" w:author="Newcomer, Derek (NIH/OD/ORS) [E]" w:date="2016-06-25T10:44:00Z" w:initials="ND([">
    <w:p w14:paraId="06EEF170" w14:textId="77777777" w:rsidR="00E26931" w:rsidRDefault="00E26931">
      <w:pPr>
        <w:pStyle w:val="CommentText"/>
      </w:pPr>
      <w:r>
        <w:rPr>
          <w:rStyle w:val="CommentReference"/>
        </w:rPr>
        <w:annotationRef/>
      </w:r>
      <w:hyperlink r:id="rId1" w:history="1">
        <w:r w:rsidRPr="00045B2E">
          <w:rPr>
            <w:rStyle w:val="Hyperlink"/>
          </w:rPr>
          <w:t>http://origin.glb.cdc.gov/niosh/surveyreports/pdfs/356-16a.pdf</w:t>
        </w:r>
      </w:hyperlink>
    </w:p>
    <w:p w14:paraId="17B10F16" w14:textId="77777777" w:rsidR="00E26931" w:rsidRDefault="00E26931">
      <w:pPr>
        <w:pStyle w:val="CommentText"/>
      </w:pPr>
    </w:p>
    <w:p w14:paraId="7E9C77B6" w14:textId="77777777" w:rsidR="00E26931" w:rsidRDefault="00EE1690">
      <w:pPr>
        <w:pStyle w:val="CommentText"/>
      </w:pPr>
      <w:hyperlink r:id="rId2" w:history="1">
        <w:r w:rsidR="00E26931" w:rsidRPr="00045B2E">
          <w:rPr>
            <w:rStyle w:val="Hyperlink"/>
          </w:rPr>
          <w:t>http://eprints.gla.ac.uk/40969/1/40969.pdf</w:t>
        </w:r>
      </w:hyperlink>
      <w:r w:rsidR="00E26931">
        <w:t xml:space="preserve"> </w:t>
      </w:r>
    </w:p>
    <w:p w14:paraId="53A96E36" w14:textId="77777777" w:rsidR="00E26931" w:rsidRDefault="00E26931">
      <w:pPr>
        <w:pStyle w:val="CommentText"/>
      </w:pPr>
    </w:p>
    <w:p w14:paraId="25F5F971" w14:textId="77777777" w:rsidR="00E26931" w:rsidRDefault="00EE1690">
      <w:pPr>
        <w:pStyle w:val="CommentText"/>
      </w:pPr>
      <w:hyperlink r:id="rId3" w:history="1">
        <w:r w:rsidR="00E26931" w:rsidRPr="00045B2E">
          <w:rPr>
            <w:rStyle w:val="Hyperlink"/>
          </w:rPr>
          <w:t>http://www.nuaire.com/protected/bulletins-general/biological-safety-cabinets/GTB0171%20Discussion%20of%20Concurrent%20Balance%20Value%20of%20Class%20II,%20Type%20B1-B2%20Biological%20Safety%20Cabinets.pdf</w:t>
        </w:r>
      </w:hyperlink>
      <w:r w:rsidR="00E26931">
        <w:t xml:space="preser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CE527BA" w15:done="0"/>
  <w15:commentEx w15:paraId="09767471" w15:done="0"/>
  <w15:commentEx w15:paraId="205DD836" w15:done="0"/>
  <w15:commentEx w15:paraId="6F8AFC4A" w15:done="0"/>
  <w15:commentEx w15:paraId="3ABA8417" w15:done="0"/>
  <w15:commentEx w15:paraId="4294F3A1" w15:done="0"/>
  <w15:commentEx w15:paraId="206A3EFF" w15:done="0"/>
  <w15:commentEx w15:paraId="3C195F9D" w15:done="0"/>
  <w15:commentEx w15:paraId="3475ECCB" w15:done="0"/>
  <w15:commentEx w15:paraId="6593717D" w15:done="0"/>
  <w15:commentEx w15:paraId="110C21FB" w15:done="0"/>
  <w15:commentEx w15:paraId="367C10BD" w15:done="0"/>
  <w15:commentEx w15:paraId="509AF71B" w15:done="0"/>
  <w15:commentEx w15:paraId="6BA1853E" w15:done="0"/>
  <w15:commentEx w15:paraId="6CDE6813" w15:done="0"/>
  <w15:commentEx w15:paraId="2E819B81" w15:done="0"/>
  <w15:commentEx w15:paraId="30AC031A" w15:done="0"/>
  <w15:commentEx w15:paraId="480C575A" w15:done="0"/>
  <w15:commentEx w15:paraId="1D81657A" w15:done="0"/>
  <w15:commentEx w15:paraId="1E8CA09E" w15:done="0"/>
  <w15:commentEx w15:paraId="13FA84B3" w15:done="0"/>
  <w15:commentEx w15:paraId="0CC17C74" w15:done="0"/>
  <w15:commentEx w15:paraId="75D0352B" w15:done="0"/>
  <w15:commentEx w15:paraId="17BC8D78" w15:done="0"/>
  <w15:commentEx w15:paraId="5C7563BA" w15:done="0"/>
  <w15:commentEx w15:paraId="12ADA311" w15:done="0"/>
  <w15:commentEx w15:paraId="6A8237D6" w15:done="0"/>
  <w15:commentEx w15:paraId="2A55705C" w15:done="0"/>
  <w15:commentEx w15:paraId="7925B3D4" w15:done="0"/>
  <w15:commentEx w15:paraId="5CB587FD" w15:done="0"/>
  <w15:commentEx w15:paraId="148A2174" w15:done="0"/>
  <w15:commentEx w15:paraId="12321E75" w15:done="0"/>
  <w15:commentEx w15:paraId="203B2BA8" w15:done="0"/>
  <w15:commentEx w15:paraId="6FE4847E" w15:done="0"/>
  <w15:commentEx w15:paraId="3C77304B" w15:done="0"/>
  <w15:commentEx w15:paraId="1FC0220B" w15:done="0"/>
  <w15:commentEx w15:paraId="28E6B785" w15:done="0"/>
  <w15:commentEx w15:paraId="361B33A5" w15:done="0"/>
  <w15:commentEx w15:paraId="4C9921F9" w15:done="0"/>
  <w15:commentEx w15:paraId="29B92FEA" w15:done="0"/>
  <w15:commentEx w15:paraId="406FF169" w15:done="0"/>
  <w15:commentEx w15:paraId="33E3341C" w15:done="0"/>
  <w15:commentEx w15:paraId="218D14F9" w15:done="0"/>
  <w15:commentEx w15:paraId="34D56273" w15:done="0"/>
  <w15:commentEx w15:paraId="3C6A6767" w15:done="0"/>
  <w15:commentEx w15:paraId="590DB72E" w15:done="0"/>
  <w15:commentEx w15:paraId="7E39349A" w15:done="0"/>
  <w15:commentEx w15:paraId="73A3F06D" w15:done="0"/>
  <w15:commentEx w15:paraId="734B88CB" w15:done="0"/>
  <w15:commentEx w15:paraId="6D5BD279" w15:done="0"/>
  <w15:commentEx w15:paraId="76A666E9" w15:done="0"/>
  <w15:commentEx w15:paraId="4523BBF8" w15:done="0"/>
  <w15:commentEx w15:paraId="25F5F9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BE578B" w14:textId="77777777" w:rsidR="008C5720" w:rsidRDefault="008C5720" w:rsidP="00BB749A">
      <w:pPr>
        <w:spacing w:after="0"/>
      </w:pPr>
      <w:r>
        <w:separator/>
      </w:r>
    </w:p>
  </w:endnote>
  <w:endnote w:type="continuationSeparator" w:id="0">
    <w:p w14:paraId="02D70E68" w14:textId="77777777" w:rsidR="008C5720" w:rsidRDefault="008C5720" w:rsidP="00BB74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alibri"/>
    <w:charset w:val="00"/>
    <w:family w:val="swiss"/>
    <w:pitch w:val="variable"/>
    <w:sig w:usb0="E4002EFF" w:usb1="C000E47F" w:usb2="00000009" w:usb3="00000000" w:csb0="000001FF" w:csb1="00000000"/>
  </w:font>
  <w:font w:name="System">
    <w:altName w:val="Arial"/>
    <w:panose1 w:val="00000000000000000000"/>
    <w:charset w:val="4D"/>
    <w:family w:val="swiss"/>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gency FB">
    <w:altName w:val="Arial"/>
    <w:charset w:val="00"/>
    <w:family w:val="swiss"/>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1C91" w14:textId="77777777" w:rsidR="00E26931" w:rsidRDefault="00E269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77983"/>
      <w:docPartObj>
        <w:docPartGallery w:val="Page Numbers (Bottom of Page)"/>
        <w:docPartUnique/>
      </w:docPartObj>
    </w:sdtPr>
    <w:sdtEndPr>
      <w:rPr>
        <w:noProof/>
      </w:rPr>
    </w:sdtEndPr>
    <w:sdtContent>
      <w:p w14:paraId="358BE09B" w14:textId="77777777" w:rsidR="00E26931" w:rsidRDefault="008C5720">
        <w:pPr>
          <w:pStyle w:val="Footer"/>
          <w:jc w:val="center"/>
        </w:pPr>
        <w:r>
          <w:fldChar w:fldCharType="begin"/>
        </w:r>
        <w:r>
          <w:instrText xml:space="preserve"> PAGE   \* MERGEFORMAT </w:instrText>
        </w:r>
        <w:r>
          <w:fldChar w:fldCharType="separate"/>
        </w:r>
        <w:r w:rsidR="00EE1690">
          <w:rPr>
            <w:noProof/>
          </w:rPr>
          <w:t>14</w:t>
        </w:r>
        <w:r>
          <w:rPr>
            <w:noProof/>
          </w:rPr>
          <w:fldChar w:fldCharType="end"/>
        </w:r>
      </w:p>
    </w:sdtContent>
  </w:sdt>
  <w:p w14:paraId="5234617D" w14:textId="77777777" w:rsidR="00E26931" w:rsidRDefault="00E2693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0F0D8" w14:textId="77777777" w:rsidR="00E26931" w:rsidRDefault="00E269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ACFCB" w14:textId="77777777" w:rsidR="008C5720" w:rsidRDefault="008C5720" w:rsidP="00BB749A">
      <w:pPr>
        <w:spacing w:after="0"/>
      </w:pPr>
      <w:r>
        <w:separator/>
      </w:r>
    </w:p>
  </w:footnote>
  <w:footnote w:type="continuationSeparator" w:id="0">
    <w:p w14:paraId="67974384" w14:textId="77777777" w:rsidR="008C5720" w:rsidRDefault="008C5720" w:rsidP="00BB749A">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B0A81" w14:textId="77777777" w:rsidR="00E26931" w:rsidRDefault="00E2693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9C2A4" w14:textId="77777777" w:rsidR="00E26931" w:rsidRDefault="00E2693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0CDEF" w14:textId="77777777" w:rsidR="00E26931" w:rsidRDefault="00E2693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37400"/>
    <w:multiLevelType w:val="hybridMultilevel"/>
    <w:tmpl w:val="F15E22EC"/>
    <w:lvl w:ilvl="0" w:tplc="A472525C">
      <w:start w:val="1298"/>
      <w:numFmt w:val="bullet"/>
      <w:lvlText w:val=""/>
      <w:lvlJc w:val="left"/>
      <w:pPr>
        <w:ind w:left="1080" w:hanging="360"/>
      </w:pPr>
      <w:rPr>
        <w:rFonts w:ascii="Symbol" w:eastAsia="Calibr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BFB1FF7"/>
    <w:multiLevelType w:val="hybridMultilevel"/>
    <w:tmpl w:val="171CDF2A"/>
    <w:lvl w:ilvl="0" w:tplc="A4501D08">
      <w:start w:val="99"/>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Abhijit Dasgupta">
    <w15:presenceInfo w15:providerId="Windows Live" w15:userId="4ab8ced9e487c9e1"/>
  </w15:person>
  <w15:person w15:author="Newcomer, Derek (NIH/OD/ORS) [E]">
    <w15:presenceInfo w15:providerId="AD" w15:userId="S-1-5-21-12604286-656692736-1848903544-203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A62"/>
    <w:rsid w:val="000119EF"/>
    <w:rsid w:val="00014F8D"/>
    <w:rsid w:val="0001532A"/>
    <w:rsid w:val="00017828"/>
    <w:rsid w:val="000272A2"/>
    <w:rsid w:val="00036107"/>
    <w:rsid w:val="00045CC9"/>
    <w:rsid w:val="00046D81"/>
    <w:rsid w:val="0005339E"/>
    <w:rsid w:val="000634DB"/>
    <w:rsid w:val="00070267"/>
    <w:rsid w:val="000718DC"/>
    <w:rsid w:val="00074B9B"/>
    <w:rsid w:val="00080706"/>
    <w:rsid w:val="0008127D"/>
    <w:rsid w:val="00085423"/>
    <w:rsid w:val="00086351"/>
    <w:rsid w:val="00093412"/>
    <w:rsid w:val="00094407"/>
    <w:rsid w:val="000B1F7C"/>
    <w:rsid w:val="000B690C"/>
    <w:rsid w:val="000C171E"/>
    <w:rsid w:val="000C196C"/>
    <w:rsid w:val="000D2D22"/>
    <w:rsid w:val="000E5382"/>
    <w:rsid w:val="000F1A35"/>
    <w:rsid w:val="000F614F"/>
    <w:rsid w:val="00102431"/>
    <w:rsid w:val="00115AE3"/>
    <w:rsid w:val="00116709"/>
    <w:rsid w:val="00120F1C"/>
    <w:rsid w:val="00124564"/>
    <w:rsid w:val="00127D5A"/>
    <w:rsid w:val="0013162C"/>
    <w:rsid w:val="00154071"/>
    <w:rsid w:val="001677DC"/>
    <w:rsid w:val="00174703"/>
    <w:rsid w:val="00181F55"/>
    <w:rsid w:val="00186941"/>
    <w:rsid w:val="00186B60"/>
    <w:rsid w:val="001963ED"/>
    <w:rsid w:val="001D1507"/>
    <w:rsid w:val="00214EA1"/>
    <w:rsid w:val="002151B1"/>
    <w:rsid w:val="00217B06"/>
    <w:rsid w:val="002211CF"/>
    <w:rsid w:val="00223BA1"/>
    <w:rsid w:val="002269DE"/>
    <w:rsid w:val="0024209E"/>
    <w:rsid w:val="00245AB1"/>
    <w:rsid w:val="00247B09"/>
    <w:rsid w:val="002552EB"/>
    <w:rsid w:val="0027353E"/>
    <w:rsid w:val="00275161"/>
    <w:rsid w:val="0027754A"/>
    <w:rsid w:val="002844C9"/>
    <w:rsid w:val="00285083"/>
    <w:rsid w:val="00292059"/>
    <w:rsid w:val="00292981"/>
    <w:rsid w:val="0029543F"/>
    <w:rsid w:val="0029734D"/>
    <w:rsid w:val="00297492"/>
    <w:rsid w:val="002A3EDF"/>
    <w:rsid w:val="002B4D0A"/>
    <w:rsid w:val="002B534A"/>
    <w:rsid w:val="002C1F7E"/>
    <w:rsid w:val="00300F0F"/>
    <w:rsid w:val="00301665"/>
    <w:rsid w:val="00302685"/>
    <w:rsid w:val="0031025B"/>
    <w:rsid w:val="00315C52"/>
    <w:rsid w:val="00320FC5"/>
    <w:rsid w:val="003214D1"/>
    <w:rsid w:val="003246E9"/>
    <w:rsid w:val="00324FF2"/>
    <w:rsid w:val="00326DB9"/>
    <w:rsid w:val="0033305A"/>
    <w:rsid w:val="003428C3"/>
    <w:rsid w:val="00343718"/>
    <w:rsid w:val="003549EA"/>
    <w:rsid w:val="00355502"/>
    <w:rsid w:val="003606F6"/>
    <w:rsid w:val="003639A4"/>
    <w:rsid w:val="0036430A"/>
    <w:rsid w:val="003717D1"/>
    <w:rsid w:val="003A16BC"/>
    <w:rsid w:val="003A5893"/>
    <w:rsid w:val="003B26E1"/>
    <w:rsid w:val="003C76B3"/>
    <w:rsid w:val="003D2712"/>
    <w:rsid w:val="003D49F7"/>
    <w:rsid w:val="003E7026"/>
    <w:rsid w:val="00400410"/>
    <w:rsid w:val="00402BD4"/>
    <w:rsid w:val="00404443"/>
    <w:rsid w:val="004075C8"/>
    <w:rsid w:val="004146B6"/>
    <w:rsid w:val="0041611E"/>
    <w:rsid w:val="0042798B"/>
    <w:rsid w:val="004323C9"/>
    <w:rsid w:val="00435832"/>
    <w:rsid w:val="00460974"/>
    <w:rsid w:val="00474FC2"/>
    <w:rsid w:val="00477A74"/>
    <w:rsid w:val="00486D58"/>
    <w:rsid w:val="004955C1"/>
    <w:rsid w:val="004A3819"/>
    <w:rsid w:val="004B34DD"/>
    <w:rsid w:val="004B6A52"/>
    <w:rsid w:val="004D6CA2"/>
    <w:rsid w:val="004E60A0"/>
    <w:rsid w:val="004F0CAB"/>
    <w:rsid w:val="005019CB"/>
    <w:rsid w:val="00503865"/>
    <w:rsid w:val="00505903"/>
    <w:rsid w:val="005059A7"/>
    <w:rsid w:val="00535518"/>
    <w:rsid w:val="00540C61"/>
    <w:rsid w:val="00543077"/>
    <w:rsid w:val="00543C17"/>
    <w:rsid w:val="00543E3F"/>
    <w:rsid w:val="00546131"/>
    <w:rsid w:val="0055123A"/>
    <w:rsid w:val="005615A1"/>
    <w:rsid w:val="00590D46"/>
    <w:rsid w:val="005943A5"/>
    <w:rsid w:val="00596B59"/>
    <w:rsid w:val="005A1CDE"/>
    <w:rsid w:val="005A6159"/>
    <w:rsid w:val="005B4F46"/>
    <w:rsid w:val="005D45C2"/>
    <w:rsid w:val="005E6A1C"/>
    <w:rsid w:val="00604D9B"/>
    <w:rsid w:val="0060797F"/>
    <w:rsid w:val="00612911"/>
    <w:rsid w:val="00652B0E"/>
    <w:rsid w:val="00652B0F"/>
    <w:rsid w:val="006665D2"/>
    <w:rsid w:val="00667D97"/>
    <w:rsid w:val="006714EF"/>
    <w:rsid w:val="0067764E"/>
    <w:rsid w:val="0068059F"/>
    <w:rsid w:val="00695CC9"/>
    <w:rsid w:val="00696575"/>
    <w:rsid w:val="006A4398"/>
    <w:rsid w:val="006A5032"/>
    <w:rsid w:val="006C45DC"/>
    <w:rsid w:val="006E3609"/>
    <w:rsid w:val="006F23CE"/>
    <w:rsid w:val="006F581B"/>
    <w:rsid w:val="007077D8"/>
    <w:rsid w:val="007159D5"/>
    <w:rsid w:val="007200BB"/>
    <w:rsid w:val="00733FBA"/>
    <w:rsid w:val="0076080C"/>
    <w:rsid w:val="0077217C"/>
    <w:rsid w:val="00776C3E"/>
    <w:rsid w:val="007776C1"/>
    <w:rsid w:val="00797325"/>
    <w:rsid w:val="007A104A"/>
    <w:rsid w:val="007B052D"/>
    <w:rsid w:val="007B1FF5"/>
    <w:rsid w:val="007B3FA9"/>
    <w:rsid w:val="007B6FB8"/>
    <w:rsid w:val="007C1AB4"/>
    <w:rsid w:val="007F6867"/>
    <w:rsid w:val="008042A8"/>
    <w:rsid w:val="00820D6C"/>
    <w:rsid w:val="00824E96"/>
    <w:rsid w:val="008259D2"/>
    <w:rsid w:val="008273E4"/>
    <w:rsid w:val="00831DBB"/>
    <w:rsid w:val="0087063B"/>
    <w:rsid w:val="00873C85"/>
    <w:rsid w:val="00875439"/>
    <w:rsid w:val="008762C7"/>
    <w:rsid w:val="00883449"/>
    <w:rsid w:val="00886C08"/>
    <w:rsid w:val="00895661"/>
    <w:rsid w:val="00895A57"/>
    <w:rsid w:val="00896672"/>
    <w:rsid w:val="008B1FEE"/>
    <w:rsid w:val="008B2AEB"/>
    <w:rsid w:val="008B4EEF"/>
    <w:rsid w:val="008C3604"/>
    <w:rsid w:val="008C4119"/>
    <w:rsid w:val="008C5720"/>
    <w:rsid w:val="008E42DC"/>
    <w:rsid w:val="008F033A"/>
    <w:rsid w:val="008F5F9D"/>
    <w:rsid w:val="008F711A"/>
    <w:rsid w:val="00903FFC"/>
    <w:rsid w:val="00904FF7"/>
    <w:rsid w:val="00914002"/>
    <w:rsid w:val="00940349"/>
    <w:rsid w:val="00940FB7"/>
    <w:rsid w:val="00956796"/>
    <w:rsid w:val="00961261"/>
    <w:rsid w:val="009624F0"/>
    <w:rsid w:val="00962F64"/>
    <w:rsid w:val="009836AA"/>
    <w:rsid w:val="00993291"/>
    <w:rsid w:val="0099469F"/>
    <w:rsid w:val="00995615"/>
    <w:rsid w:val="009D5CB6"/>
    <w:rsid w:val="009D689E"/>
    <w:rsid w:val="009E48F0"/>
    <w:rsid w:val="009E4A8A"/>
    <w:rsid w:val="009F3B67"/>
    <w:rsid w:val="009F5EF1"/>
    <w:rsid w:val="00A04451"/>
    <w:rsid w:val="00A157DE"/>
    <w:rsid w:val="00A23A73"/>
    <w:rsid w:val="00A3582C"/>
    <w:rsid w:val="00A41D57"/>
    <w:rsid w:val="00A4486A"/>
    <w:rsid w:val="00A505BA"/>
    <w:rsid w:val="00A732BB"/>
    <w:rsid w:val="00A7459D"/>
    <w:rsid w:val="00A76824"/>
    <w:rsid w:val="00A808C2"/>
    <w:rsid w:val="00A87098"/>
    <w:rsid w:val="00A8776F"/>
    <w:rsid w:val="00AA2003"/>
    <w:rsid w:val="00AA5508"/>
    <w:rsid w:val="00AB05A4"/>
    <w:rsid w:val="00AB282C"/>
    <w:rsid w:val="00AE50AB"/>
    <w:rsid w:val="00B03A39"/>
    <w:rsid w:val="00B23B64"/>
    <w:rsid w:val="00B35D07"/>
    <w:rsid w:val="00B36E80"/>
    <w:rsid w:val="00B42890"/>
    <w:rsid w:val="00B458D6"/>
    <w:rsid w:val="00B54D8C"/>
    <w:rsid w:val="00B61579"/>
    <w:rsid w:val="00B93131"/>
    <w:rsid w:val="00B95420"/>
    <w:rsid w:val="00B97A84"/>
    <w:rsid w:val="00BA5D98"/>
    <w:rsid w:val="00BA63B2"/>
    <w:rsid w:val="00BB7155"/>
    <w:rsid w:val="00BB749A"/>
    <w:rsid w:val="00BB7D38"/>
    <w:rsid w:val="00BC20FE"/>
    <w:rsid w:val="00BC459B"/>
    <w:rsid w:val="00BC4CE7"/>
    <w:rsid w:val="00BC7678"/>
    <w:rsid w:val="00BD65C9"/>
    <w:rsid w:val="00BE557F"/>
    <w:rsid w:val="00C07240"/>
    <w:rsid w:val="00C14D16"/>
    <w:rsid w:val="00C207BC"/>
    <w:rsid w:val="00C23A62"/>
    <w:rsid w:val="00C55ECE"/>
    <w:rsid w:val="00C85BD8"/>
    <w:rsid w:val="00C94E71"/>
    <w:rsid w:val="00CB5952"/>
    <w:rsid w:val="00CD6C6E"/>
    <w:rsid w:val="00CE2F3F"/>
    <w:rsid w:val="00CE3A9A"/>
    <w:rsid w:val="00CE3F8D"/>
    <w:rsid w:val="00CF073B"/>
    <w:rsid w:val="00D02C11"/>
    <w:rsid w:val="00D068DB"/>
    <w:rsid w:val="00D073EF"/>
    <w:rsid w:val="00D3455D"/>
    <w:rsid w:val="00D510E9"/>
    <w:rsid w:val="00D51660"/>
    <w:rsid w:val="00D54443"/>
    <w:rsid w:val="00D60F90"/>
    <w:rsid w:val="00D618BB"/>
    <w:rsid w:val="00D75C53"/>
    <w:rsid w:val="00D762C1"/>
    <w:rsid w:val="00D84A17"/>
    <w:rsid w:val="00D86276"/>
    <w:rsid w:val="00D91A8A"/>
    <w:rsid w:val="00DB44AA"/>
    <w:rsid w:val="00DD7FBA"/>
    <w:rsid w:val="00DE0F30"/>
    <w:rsid w:val="00DE30B2"/>
    <w:rsid w:val="00E200E5"/>
    <w:rsid w:val="00E214A1"/>
    <w:rsid w:val="00E2263C"/>
    <w:rsid w:val="00E24D7E"/>
    <w:rsid w:val="00E26931"/>
    <w:rsid w:val="00E32718"/>
    <w:rsid w:val="00E556E5"/>
    <w:rsid w:val="00E55AC8"/>
    <w:rsid w:val="00E67F17"/>
    <w:rsid w:val="00E71916"/>
    <w:rsid w:val="00E77F53"/>
    <w:rsid w:val="00E91BE6"/>
    <w:rsid w:val="00E9385E"/>
    <w:rsid w:val="00EB7610"/>
    <w:rsid w:val="00EC1574"/>
    <w:rsid w:val="00EC1787"/>
    <w:rsid w:val="00EC461F"/>
    <w:rsid w:val="00EC670E"/>
    <w:rsid w:val="00ED0935"/>
    <w:rsid w:val="00EE1690"/>
    <w:rsid w:val="00EE3FA9"/>
    <w:rsid w:val="00EE40E0"/>
    <w:rsid w:val="00EF1E83"/>
    <w:rsid w:val="00F045A5"/>
    <w:rsid w:val="00F153ED"/>
    <w:rsid w:val="00F202A0"/>
    <w:rsid w:val="00F60CD5"/>
    <w:rsid w:val="00F75D06"/>
    <w:rsid w:val="00F976B5"/>
    <w:rsid w:val="00FA1428"/>
    <w:rsid w:val="00FB5FBB"/>
    <w:rsid w:val="00FE139C"/>
    <w:rsid w:val="00FE194A"/>
    <w:rsid w:val="00FE45A8"/>
    <w:rsid w:val="00FE6EC1"/>
    <w:rsid w:val="00FF76A5"/>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DE2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A62"/>
    <w:pPr>
      <w:autoSpaceDE w:val="0"/>
      <w:autoSpaceDN w:val="0"/>
      <w:adjustRightInd w:val="0"/>
      <w:spacing w:after="200" w:line="240" w:lineRule="auto"/>
      <w:ind w:firstLine="720"/>
    </w:pPr>
    <w:rPr>
      <w:rFonts w:ascii="Times New Roman" w:eastAsia="Calibri" w:hAnsi="Times New Roman" w:cs="Arial"/>
      <w:color w:val="000000"/>
      <w:sz w:val="24"/>
      <w:szCs w:val="24"/>
    </w:rPr>
  </w:style>
  <w:style w:type="paragraph" w:styleId="Heading1">
    <w:name w:val="heading 1"/>
    <w:basedOn w:val="Normal"/>
    <w:link w:val="Heading1Char"/>
    <w:uiPriority w:val="9"/>
    <w:qFormat/>
    <w:rsid w:val="00CE3A9A"/>
    <w:pPr>
      <w:autoSpaceDE/>
      <w:autoSpaceDN/>
      <w:adjustRightInd/>
      <w:spacing w:before="100" w:beforeAutospacing="1" w:after="100" w:afterAutospacing="1"/>
      <w:ind w:firstLine="0"/>
      <w:outlineLvl w:val="0"/>
    </w:pPr>
    <w:rPr>
      <w:rFonts w:eastAsia="Times New Roman" w:cs="Times New Roman"/>
      <w:b/>
      <w:bCs/>
      <w:color w:val="auto"/>
      <w:kern w:val="36"/>
      <w:sz w:val="48"/>
      <w:szCs w:val="48"/>
    </w:rPr>
  </w:style>
  <w:style w:type="paragraph" w:styleId="Heading2">
    <w:name w:val="heading 2"/>
    <w:basedOn w:val="Normal"/>
    <w:next w:val="Normal"/>
    <w:link w:val="Heading2Char"/>
    <w:uiPriority w:val="9"/>
    <w:unhideWhenUsed/>
    <w:qFormat/>
    <w:rsid w:val="00EE1690"/>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0724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B6FB8"/>
    <w:rPr>
      <w:sz w:val="16"/>
      <w:szCs w:val="16"/>
    </w:rPr>
  </w:style>
  <w:style w:type="paragraph" w:styleId="CommentText">
    <w:name w:val="annotation text"/>
    <w:basedOn w:val="Normal"/>
    <w:link w:val="CommentTextChar"/>
    <w:uiPriority w:val="99"/>
    <w:unhideWhenUsed/>
    <w:rsid w:val="007B6FB8"/>
    <w:rPr>
      <w:sz w:val="20"/>
      <w:szCs w:val="20"/>
    </w:rPr>
  </w:style>
  <w:style w:type="character" w:customStyle="1" w:styleId="CommentTextChar">
    <w:name w:val="Comment Text Char"/>
    <w:basedOn w:val="DefaultParagraphFont"/>
    <w:link w:val="CommentText"/>
    <w:uiPriority w:val="99"/>
    <w:rsid w:val="007B6FB8"/>
    <w:rPr>
      <w:rFonts w:ascii="Times New Roman" w:eastAsia="Calibri" w:hAnsi="Times New Roman" w:cs="Arial"/>
      <w:color w:val="000000"/>
      <w:sz w:val="20"/>
      <w:szCs w:val="20"/>
    </w:rPr>
  </w:style>
  <w:style w:type="paragraph" w:styleId="CommentSubject">
    <w:name w:val="annotation subject"/>
    <w:basedOn w:val="CommentText"/>
    <w:next w:val="CommentText"/>
    <w:link w:val="CommentSubjectChar"/>
    <w:uiPriority w:val="99"/>
    <w:semiHidden/>
    <w:unhideWhenUsed/>
    <w:rsid w:val="007B6FB8"/>
    <w:rPr>
      <w:b/>
      <w:bCs/>
    </w:rPr>
  </w:style>
  <w:style w:type="character" w:customStyle="1" w:styleId="CommentSubjectChar">
    <w:name w:val="Comment Subject Char"/>
    <w:basedOn w:val="CommentTextChar"/>
    <w:link w:val="CommentSubject"/>
    <w:uiPriority w:val="99"/>
    <w:semiHidden/>
    <w:rsid w:val="007B6FB8"/>
    <w:rPr>
      <w:rFonts w:ascii="Times New Roman" w:eastAsia="Calibri" w:hAnsi="Times New Roman" w:cs="Arial"/>
      <w:b/>
      <w:bCs/>
      <w:color w:val="000000"/>
      <w:sz w:val="20"/>
      <w:szCs w:val="20"/>
    </w:rPr>
  </w:style>
  <w:style w:type="paragraph" w:styleId="BalloonText">
    <w:name w:val="Balloon Text"/>
    <w:basedOn w:val="Normal"/>
    <w:link w:val="BalloonTextChar"/>
    <w:uiPriority w:val="99"/>
    <w:semiHidden/>
    <w:unhideWhenUsed/>
    <w:rsid w:val="007B6FB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FB8"/>
    <w:rPr>
      <w:rFonts w:ascii="Segoe UI" w:eastAsia="Calibri" w:hAnsi="Segoe UI" w:cs="Segoe UI"/>
      <w:color w:val="000000"/>
      <w:sz w:val="18"/>
      <w:szCs w:val="18"/>
    </w:rPr>
  </w:style>
  <w:style w:type="paragraph" w:styleId="NormalWeb">
    <w:name w:val="Normal (Web)"/>
    <w:basedOn w:val="Normal"/>
    <w:uiPriority w:val="99"/>
    <w:semiHidden/>
    <w:unhideWhenUsed/>
    <w:rsid w:val="00127D5A"/>
    <w:pPr>
      <w:autoSpaceDE/>
      <w:autoSpaceDN/>
      <w:adjustRightInd/>
      <w:spacing w:before="100" w:beforeAutospacing="1" w:after="100" w:afterAutospacing="1"/>
      <w:ind w:firstLine="0"/>
    </w:pPr>
    <w:rPr>
      <w:rFonts w:eastAsia="Times New Roman" w:cs="Times New Roman"/>
      <w:color w:val="auto"/>
    </w:rPr>
  </w:style>
  <w:style w:type="paragraph" w:styleId="ListParagraph">
    <w:name w:val="List Paragraph"/>
    <w:basedOn w:val="Normal"/>
    <w:uiPriority w:val="34"/>
    <w:qFormat/>
    <w:rsid w:val="003D2712"/>
    <w:pPr>
      <w:ind w:left="720"/>
      <w:contextualSpacing/>
    </w:pPr>
  </w:style>
  <w:style w:type="paragraph" w:styleId="Revision">
    <w:name w:val="Revision"/>
    <w:hidden/>
    <w:uiPriority w:val="99"/>
    <w:semiHidden/>
    <w:rsid w:val="00F045A5"/>
    <w:pPr>
      <w:spacing w:after="0" w:line="240" w:lineRule="auto"/>
    </w:pPr>
    <w:rPr>
      <w:rFonts w:ascii="Times New Roman" w:eastAsia="Calibri" w:hAnsi="Times New Roman" w:cs="Arial"/>
      <w:color w:val="000000"/>
      <w:sz w:val="24"/>
      <w:szCs w:val="24"/>
    </w:rPr>
  </w:style>
  <w:style w:type="paragraph" w:styleId="Caption">
    <w:name w:val="caption"/>
    <w:basedOn w:val="Normal"/>
    <w:next w:val="Normal"/>
    <w:uiPriority w:val="35"/>
    <w:unhideWhenUsed/>
    <w:qFormat/>
    <w:rsid w:val="002844C9"/>
    <w:rPr>
      <w:i/>
      <w:iCs/>
      <w:color w:val="44546A" w:themeColor="text2"/>
      <w:sz w:val="18"/>
      <w:szCs w:val="18"/>
    </w:rPr>
  </w:style>
  <w:style w:type="paragraph" w:styleId="Header">
    <w:name w:val="header"/>
    <w:basedOn w:val="Normal"/>
    <w:link w:val="HeaderChar"/>
    <w:uiPriority w:val="99"/>
    <w:unhideWhenUsed/>
    <w:rsid w:val="00BB749A"/>
    <w:pPr>
      <w:tabs>
        <w:tab w:val="center" w:pos="4680"/>
        <w:tab w:val="right" w:pos="9360"/>
      </w:tabs>
      <w:spacing w:after="0"/>
    </w:pPr>
  </w:style>
  <w:style w:type="character" w:customStyle="1" w:styleId="HeaderChar">
    <w:name w:val="Header Char"/>
    <w:basedOn w:val="DefaultParagraphFont"/>
    <w:link w:val="Header"/>
    <w:uiPriority w:val="99"/>
    <w:rsid w:val="00BB749A"/>
    <w:rPr>
      <w:rFonts w:ascii="Times New Roman" w:eastAsia="Calibri" w:hAnsi="Times New Roman" w:cs="Arial"/>
      <w:color w:val="000000"/>
      <w:sz w:val="24"/>
      <w:szCs w:val="24"/>
    </w:rPr>
  </w:style>
  <w:style w:type="paragraph" w:styleId="Footer">
    <w:name w:val="footer"/>
    <w:basedOn w:val="Normal"/>
    <w:link w:val="FooterChar"/>
    <w:uiPriority w:val="99"/>
    <w:unhideWhenUsed/>
    <w:rsid w:val="00BB749A"/>
    <w:pPr>
      <w:tabs>
        <w:tab w:val="center" w:pos="4680"/>
        <w:tab w:val="right" w:pos="9360"/>
      </w:tabs>
      <w:spacing w:after="0"/>
    </w:pPr>
  </w:style>
  <w:style w:type="character" w:customStyle="1" w:styleId="FooterChar">
    <w:name w:val="Footer Char"/>
    <w:basedOn w:val="DefaultParagraphFont"/>
    <w:link w:val="Footer"/>
    <w:uiPriority w:val="99"/>
    <w:rsid w:val="00BB749A"/>
    <w:rPr>
      <w:rFonts w:ascii="Times New Roman" w:eastAsia="Calibri" w:hAnsi="Times New Roman" w:cs="Arial"/>
      <w:color w:val="000000"/>
      <w:sz w:val="24"/>
      <w:szCs w:val="24"/>
    </w:rPr>
  </w:style>
  <w:style w:type="character" w:customStyle="1" w:styleId="Heading1Char">
    <w:name w:val="Heading 1 Char"/>
    <w:basedOn w:val="DefaultParagraphFont"/>
    <w:link w:val="Heading1"/>
    <w:uiPriority w:val="9"/>
    <w:rsid w:val="00CE3A9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1BE6"/>
    <w:rPr>
      <w:color w:val="0563C1" w:themeColor="hyperlink"/>
      <w:u w:val="single"/>
    </w:rPr>
  </w:style>
  <w:style w:type="character" w:styleId="Emphasis">
    <w:name w:val="Emphasis"/>
    <w:basedOn w:val="DefaultParagraphFont"/>
    <w:uiPriority w:val="20"/>
    <w:qFormat/>
    <w:rsid w:val="0033305A"/>
    <w:rPr>
      <w:i/>
      <w:iCs/>
    </w:rPr>
  </w:style>
  <w:style w:type="character" w:customStyle="1" w:styleId="apple-converted-space">
    <w:name w:val="apple-converted-space"/>
    <w:basedOn w:val="DefaultParagraphFont"/>
    <w:rsid w:val="0033305A"/>
  </w:style>
  <w:style w:type="character" w:styleId="PlaceholderText">
    <w:name w:val="Placeholder Text"/>
    <w:basedOn w:val="DefaultParagraphFont"/>
    <w:uiPriority w:val="99"/>
    <w:semiHidden/>
    <w:rsid w:val="00247B09"/>
    <w:rPr>
      <w:color w:val="808080"/>
    </w:rPr>
  </w:style>
  <w:style w:type="character" w:customStyle="1" w:styleId="Heading2Char">
    <w:name w:val="Heading 2 Char"/>
    <w:basedOn w:val="DefaultParagraphFont"/>
    <w:link w:val="Heading2"/>
    <w:uiPriority w:val="9"/>
    <w:rsid w:val="00EE1690"/>
    <w:rPr>
      <w:rFonts w:asciiTheme="majorHAnsi" w:eastAsiaTheme="majorEastAsia" w:hAnsiTheme="majorHAnsi" w:cstheme="majorBidi"/>
      <w:b/>
      <w:bCs/>
      <w:color w:val="5B9BD5" w:themeColor="accent1"/>
      <w:sz w:val="26"/>
      <w:szCs w:val="26"/>
    </w:rPr>
  </w:style>
  <w:style w:type="paragraph" w:styleId="BodyText">
    <w:name w:val="Body Text"/>
    <w:basedOn w:val="Normal"/>
    <w:link w:val="BodyTextChar"/>
    <w:autoRedefine/>
    <w:qFormat/>
    <w:rsid w:val="00EE1690"/>
    <w:pPr>
      <w:autoSpaceDE/>
      <w:autoSpaceDN/>
      <w:adjustRightInd/>
      <w:spacing w:before="180" w:after="180"/>
      <w:ind w:firstLine="0"/>
    </w:pPr>
    <w:rPr>
      <w:rFonts w:asciiTheme="minorHAnsi" w:eastAsiaTheme="minorHAnsi" w:hAnsiTheme="minorHAnsi" w:cstheme="minorBidi"/>
      <w:color w:val="auto"/>
    </w:rPr>
  </w:style>
  <w:style w:type="character" w:customStyle="1" w:styleId="BodyTextChar">
    <w:name w:val="Body Text Char"/>
    <w:basedOn w:val="DefaultParagraphFont"/>
    <w:link w:val="BodyText"/>
    <w:rsid w:val="00EE1690"/>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A62"/>
    <w:pPr>
      <w:autoSpaceDE w:val="0"/>
      <w:autoSpaceDN w:val="0"/>
      <w:adjustRightInd w:val="0"/>
      <w:spacing w:after="200" w:line="240" w:lineRule="auto"/>
      <w:ind w:firstLine="720"/>
    </w:pPr>
    <w:rPr>
      <w:rFonts w:ascii="Times New Roman" w:eastAsia="Calibri" w:hAnsi="Times New Roman" w:cs="Arial"/>
      <w:color w:val="000000"/>
      <w:sz w:val="24"/>
      <w:szCs w:val="24"/>
    </w:rPr>
  </w:style>
  <w:style w:type="paragraph" w:styleId="Heading1">
    <w:name w:val="heading 1"/>
    <w:basedOn w:val="Normal"/>
    <w:link w:val="Heading1Char"/>
    <w:uiPriority w:val="9"/>
    <w:qFormat/>
    <w:rsid w:val="00CE3A9A"/>
    <w:pPr>
      <w:autoSpaceDE/>
      <w:autoSpaceDN/>
      <w:adjustRightInd/>
      <w:spacing w:before="100" w:beforeAutospacing="1" w:after="100" w:afterAutospacing="1"/>
      <w:ind w:firstLine="0"/>
      <w:outlineLvl w:val="0"/>
    </w:pPr>
    <w:rPr>
      <w:rFonts w:eastAsia="Times New Roman" w:cs="Times New Roman"/>
      <w:b/>
      <w:bCs/>
      <w:color w:val="auto"/>
      <w:kern w:val="36"/>
      <w:sz w:val="48"/>
      <w:szCs w:val="48"/>
    </w:rPr>
  </w:style>
  <w:style w:type="paragraph" w:styleId="Heading2">
    <w:name w:val="heading 2"/>
    <w:basedOn w:val="Normal"/>
    <w:next w:val="Normal"/>
    <w:link w:val="Heading2Char"/>
    <w:uiPriority w:val="9"/>
    <w:unhideWhenUsed/>
    <w:qFormat/>
    <w:rsid w:val="00EE1690"/>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0724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B6FB8"/>
    <w:rPr>
      <w:sz w:val="16"/>
      <w:szCs w:val="16"/>
    </w:rPr>
  </w:style>
  <w:style w:type="paragraph" w:styleId="CommentText">
    <w:name w:val="annotation text"/>
    <w:basedOn w:val="Normal"/>
    <w:link w:val="CommentTextChar"/>
    <w:uiPriority w:val="99"/>
    <w:unhideWhenUsed/>
    <w:rsid w:val="007B6FB8"/>
    <w:rPr>
      <w:sz w:val="20"/>
      <w:szCs w:val="20"/>
    </w:rPr>
  </w:style>
  <w:style w:type="character" w:customStyle="1" w:styleId="CommentTextChar">
    <w:name w:val="Comment Text Char"/>
    <w:basedOn w:val="DefaultParagraphFont"/>
    <w:link w:val="CommentText"/>
    <w:uiPriority w:val="99"/>
    <w:rsid w:val="007B6FB8"/>
    <w:rPr>
      <w:rFonts w:ascii="Times New Roman" w:eastAsia="Calibri" w:hAnsi="Times New Roman" w:cs="Arial"/>
      <w:color w:val="000000"/>
      <w:sz w:val="20"/>
      <w:szCs w:val="20"/>
    </w:rPr>
  </w:style>
  <w:style w:type="paragraph" w:styleId="CommentSubject">
    <w:name w:val="annotation subject"/>
    <w:basedOn w:val="CommentText"/>
    <w:next w:val="CommentText"/>
    <w:link w:val="CommentSubjectChar"/>
    <w:uiPriority w:val="99"/>
    <w:semiHidden/>
    <w:unhideWhenUsed/>
    <w:rsid w:val="007B6FB8"/>
    <w:rPr>
      <w:b/>
      <w:bCs/>
    </w:rPr>
  </w:style>
  <w:style w:type="character" w:customStyle="1" w:styleId="CommentSubjectChar">
    <w:name w:val="Comment Subject Char"/>
    <w:basedOn w:val="CommentTextChar"/>
    <w:link w:val="CommentSubject"/>
    <w:uiPriority w:val="99"/>
    <w:semiHidden/>
    <w:rsid w:val="007B6FB8"/>
    <w:rPr>
      <w:rFonts w:ascii="Times New Roman" w:eastAsia="Calibri" w:hAnsi="Times New Roman" w:cs="Arial"/>
      <w:b/>
      <w:bCs/>
      <w:color w:val="000000"/>
      <w:sz w:val="20"/>
      <w:szCs w:val="20"/>
    </w:rPr>
  </w:style>
  <w:style w:type="paragraph" w:styleId="BalloonText">
    <w:name w:val="Balloon Text"/>
    <w:basedOn w:val="Normal"/>
    <w:link w:val="BalloonTextChar"/>
    <w:uiPriority w:val="99"/>
    <w:semiHidden/>
    <w:unhideWhenUsed/>
    <w:rsid w:val="007B6FB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FB8"/>
    <w:rPr>
      <w:rFonts w:ascii="Segoe UI" w:eastAsia="Calibri" w:hAnsi="Segoe UI" w:cs="Segoe UI"/>
      <w:color w:val="000000"/>
      <w:sz w:val="18"/>
      <w:szCs w:val="18"/>
    </w:rPr>
  </w:style>
  <w:style w:type="paragraph" w:styleId="NormalWeb">
    <w:name w:val="Normal (Web)"/>
    <w:basedOn w:val="Normal"/>
    <w:uiPriority w:val="99"/>
    <w:semiHidden/>
    <w:unhideWhenUsed/>
    <w:rsid w:val="00127D5A"/>
    <w:pPr>
      <w:autoSpaceDE/>
      <w:autoSpaceDN/>
      <w:adjustRightInd/>
      <w:spacing w:before="100" w:beforeAutospacing="1" w:after="100" w:afterAutospacing="1"/>
      <w:ind w:firstLine="0"/>
    </w:pPr>
    <w:rPr>
      <w:rFonts w:eastAsia="Times New Roman" w:cs="Times New Roman"/>
      <w:color w:val="auto"/>
    </w:rPr>
  </w:style>
  <w:style w:type="paragraph" w:styleId="ListParagraph">
    <w:name w:val="List Paragraph"/>
    <w:basedOn w:val="Normal"/>
    <w:uiPriority w:val="34"/>
    <w:qFormat/>
    <w:rsid w:val="003D2712"/>
    <w:pPr>
      <w:ind w:left="720"/>
      <w:contextualSpacing/>
    </w:pPr>
  </w:style>
  <w:style w:type="paragraph" w:styleId="Revision">
    <w:name w:val="Revision"/>
    <w:hidden/>
    <w:uiPriority w:val="99"/>
    <w:semiHidden/>
    <w:rsid w:val="00F045A5"/>
    <w:pPr>
      <w:spacing w:after="0" w:line="240" w:lineRule="auto"/>
    </w:pPr>
    <w:rPr>
      <w:rFonts w:ascii="Times New Roman" w:eastAsia="Calibri" w:hAnsi="Times New Roman" w:cs="Arial"/>
      <w:color w:val="000000"/>
      <w:sz w:val="24"/>
      <w:szCs w:val="24"/>
    </w:rPr>
  </w:style>
  <w:style w:type="paragraph" w:styleId="Caption">
    <w:name w:val="caption"/>
    <w:basedOn w:val="Normal"/>
    <w:next w:val="Normal"/>
    <w:uiPriority w:val="35"/>
    <w:unhideWhenUsed/>
    <w:qFormat/>
    <w:rsid w:val="002844C9"/>
    <w:rPr>
      <w:i/>
      <w:iCs/>
      <w:color w:val="44546A" w:themeColor="text2"/>
      <w:sz w:val="18"/>
      <w:szCs w:val="18"/>
    </w:rPr>
  </w:style>
  <w:style w:type="paragraph" w:styleId="Header">
    <w:name w:val="header"/>
    <w:basedOn w:val="Normal"/>
    <w:link w:val="HeaderChar"/>
    <w:uiPriority w:val="99"/>
    <w:unhideWhenUsed/>
    <w:rsid w:val="00BB749A"/>
    <w:pPr>
      <w:tabs>
        <w:tab w:val="center" w:pos="4680"/>
        <w:tab w:val="right" w:pos="9360"/>
      </w:tabs>
      <w:spacing w:after="0"/>
    </w:pPr>
  </w:style>
  <w:style w:type="character" w:customStyle="1" w:styleId="HeaderChar">
    <w:name w:val="Header Char"/>
    <w:basedOn w:val="DefaultParagraphFont"/>
    <w:link w:val="Header"/>
    <w:uiPriority w:val="99"/>
    <w:rsid w:val="00BB749A"/>
    <w:rPr>
      <w:rFonts w:ascii="Times New Roman" w:eastAsia="Calibri" w:hAnsi="Times New Roman" w:cs="Arial"/>
      <w:color w:val="000000"/>
      <w:sz w:val="24"/>
      <w:szCs w:val="24"/>
    </w:rPr>
  </w:style>
  <w:style w:type="paragraph" w:styleId="Footer">
    <w:name w:val="footer"/>
    <w:basedOn w:val="Normal"/>
    <w:link w:val="FooterChar"/>
    <w:uiPriority w:val="99"/>
    <w:unhideWhenUsed/>
    <w:rsid w:val="00BB749A"/>
    <w:pPr>
      <w:tabs>
        <w:tab w:val="center" w:pos="4680"/>
        <w:tab w:val="right" w:pos="9360"/>
      </w:tabs>
      <w:spacing w:after="0"/>
    </w:pPr>
  </w:style>
  <w:style w:type="character" w:customStyle="1" w:styleId="FooterChar">
    <w:name w:val="Footer Char"/>
    <w:basedOn w:val="DefaultParagraphFont"/>
    <w:link w:val="Footer"/>
    <w:uiPriority w:val="99"/>
    <w:rsid w:val="00BB749A"/>
    <w:rPr>
      <w:rFonts w:ascii="Times New Roman" w:eastAsia="Calibri" w:hAnsi="Times New Roman" w:cs="Arial"/>
      <w:color w:val="000000"/>
      <w:sz w:val="24"/>
      <w:szCs w:val="24"/>
    </w:rPr>
  </w:style>
  <w:style w:type="character" w:customStyle="1" w:styleId="Heading1Char">
    <w:name w:val="Heading 1 Char"/>
    <w:basedOn w:val="DefaultParagraphFont"/>
    <w:link w:val="Heading1"/>
    <w:uiPriority w:val="9"/>
    <w:rsid w:val="00CE3A9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1BE6"/>
    <w:rPr>
      <w:color w:val="0563C1" w:themeColor="hyperlink"/>
      <w:u w:val="single"/>
    </w:rPr>
  </w:style>
  <w:style w:type="character" w:styleId="Emphasis">
    <w:name w:val="Emphasis"/>
    <w:basedOn w:val="DefaultParagraphFont"/>
    <w:uiPriority w:val="20"/>
    <w:qFormat/>
    <w:rsid w:val="0033305A"/>
    <w:rPr>
      <w:i/>
      <w:iCs/>
    </w:rPr>
  </w:style>
  <w:style w:type="character" w:customStyle="1" w:styleId="apple-converted-space">
    <w:name w:val="apple-converted-space"/>
    <w:basedOn w:val="DefaultParagraphFont"/>
    <w:rsid w:val="0033305A"/>
  </w:style>
  <w:style w:type="character" w:styleId="PlaceholderText">
    <w:name w:val="Placeholder Text"/>
    <w:basedOn w:val="DefaultParagraphFont"/>
    <w:uiPriority w:val="99"/>
    <w:semiHidden/>
    <w:rsid w:val="00247B09"/>
    <w:rPr>
      <w:color w:val="808080"/>
    </w:rPr>
  </w:style>
  <w:style w:type="character" w:customStyle="1" w:styleId="Heading2Char">
    <w:name w:val="Heading 2 Char"/>
    <w:basedOn w:val="DefaultParagraphFont"/>
    <w:link w:val="Heading2"/>
    <w:uiPriority w:val="9"/>
    <w:rsid w:val="00EE1690"/>
    <w:rPr>
      <w:rFonts w:asciiTheme="majorHAnsi" w:eastAsiaTheme="majorEastAsia" w:hAnsiTheme="majorHAnsi" w:cstheme="majorBidi"/>
      <w:b/>
      <w:bCs/>
      <w:color w:val="5B9BD5" w:themeColor="accent1"/>
      <w:sz w:val="26"/>
      <w:szCs w:val="26"/>
    </w:rPr>
  </w:style>
  <w:style w:type="paragraph" w:styleId="BodyText">
    <w:name w:val="Body Text"/>
    <w:basedOn w:val="Normal"/>
    <w:link w:val="BodyTextChar"/>
    <w:autoRedefine/>
    <w:qFormat/>
    <w:rsid w:val="00EE1690"/>
    <w:pPr>
      <w:autoSpaceDE/>
      <w:autoSpaceDN/>
      <w:adjustRightInd/>
      <w:spacing w:before="180" w:after="180"/>
      <w:ind w:firstLine="0"/>
    </w:pPr>
    <w:rPr>
      <w:rFonts w:asciiTheme="minorHAnsi" w:eastAsiaTheme="minorHAnsi" w:hAnsiTheme="minorHAnsi" w:cstheme="minorBidi"/>
      <w:color w:val="auto"/>
    </w:rPr>
  </w:style>
  <w:style w:type="character" w:customStyle="1" w:styleId="BodyTextChar">
    <w:name w:val="Body Text Char"/>
    <w:basedOn w:val="DefaultParagraphFont"/>
    <w:link w:val="BodyText"/>
    <w:rsid w:val="00EE169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4321">
      <w:bodyDiv w:val="1"/>
      <w:marLeft w:val="0"/>
      <w:marRight w:val="0"/>
      <w:marTop w:val="0"/>
      <w:marBottom w:val="0"/>
      <w:divBdr>
        <w:top w:val="none" w:sz="0" w:space="0" w:color="auto"/>
        <w:left w:val="none" w:sz="0" w:space="0" w:color="auto"/>
        <w:bottom w:val="none" w:sz="0" w:space="0" w:color="auto"/>
        <w:right w:val="none" w:sz="0" w:space="0" w:color="auto"/>
      </w:divBdr>
    </w:div>
    <w:div w:id="345523787">
      <w:bodyDiv w:val="1"/>
      <w:marLeft w:val="0"/>
      <w:marRight w:val="0"/>
      <w:marTop w:val="0"/>
      <w:marBottom w:val="0"/>
      <w:divBdr>
        <w:top w:val="none" w:sz="0" w:space="0" w:color="auto"/>
        <w:left w:val="none" w:sz="0" w:space="0" w:color="auto"/>
        <w:bottom w:val="none" w:sz="0" w:space="0" w:color="auto"/>
        <w:right w:val="none" w:sz="0" w:space="0" w:color="auto"/>
      </w:divBdr>
    </w:div>
    <w:div w:id="533157006">
      <w:bodyDiv w:val="1"/>
      <w:marLeft w:val="0"/>
      <w:marRight w:val="0"/>
      <w:marTop w:val="0"/>
      <w:marBottom w:val="0"/>
      <w:divBdr>
        <w:top w:val="none" w:sz="0" w:space="0" w:color="auto"/>
        <w:left w:val="none" w:sz="0" w:space="0" w:color="auto"/>
        <w:bottom w:val="none" w:sz="0" w:space="0" w:color="auto"/>
        <w:right w:val="none" w:sz="0" w:space="0" w:color="auto"/>
      </w:divBdr>
    </w:div>
    <w:div w:id="837113598">
      <w:bodyDiv w:val="1"/>
      <w:marLeft w:val="0"/>
      <w:marRight w:val="0"/>
      <w:marTop w:val="0"/>
      <w:marBottom w:val="0"/>
      <w:divBdr>
        <w:top w:val="none" w:sz="0" w:space="0" w:color="auto"/>
        <w:left w:val="none" w:sz="0" w:space="0" w:color="auto"/>
        <w:bottom w:val="none" w:sz="0" w:space="0" w:color="auto"/>
        <w:right w:val="none" w:sz="0" w:space="0" w:color="auto"/>
      </w:divBdr>
    </w:div>
    <w:div w:id="964773028">
      <w:bodyDiv w:val="1"/>
      <w:marLeft w:val="0"/>
      <w:marRight w:val="0"/>
      <w:marTop w:val="0"/>
      <w:marBottom w:val="0"/>
      <w:divBdr>
        <w:top w:val="none" w:sz="0" w:space="0" w:color="auto"/>
        <w:left w:val="none" w:sz="0" w:space="0" w:color="auto"/>
        <w:bottom w:val="none" w:sz="0" w:space="0" w:color="auto"/>
        <w:right w:val="none" w:sz="0" w:space="0" w:color="auto"/>
      </w:divBdr>
    </w:div>
    <w:div w:id="1033464197">
      <w:bodyDiv w:val="1"/>
      <w:marLeft w:val="0"/>
      <w:marRight w:val="0"/>
      <w:marTop w:val="0"/>
      <w:marBottom w:val="0"/>
      <w:divBdr>
        <w:top w:val="none" w:sz="0" w:space="0" w:color="auto"/>
        <w:left w:val="none" w:sz="0" w:space="0" w:color="auto"/>
        <w:bottom w:val="none" w:sz="0" w:space="0" w:color="auto"/>
        <w:right w:val="none" w:sz="0" w:space="0" w:color="auto"/>
      </w:divBdr>
    </w:div>
    <w:div w:id="1114136814">
      <w:bodyDiv w:val="1"/>
      <w:marLeft w:val="0"/>
      <w:marRight w:val="0"/>
      <w:marTop w:val="0"/>
      <w:marBottom w:val="0"/>
      <w:divBdr>
        <w:top w:val="none" w:sz="0" w:space="0" w:color="auto"/>
        <w:left w:val="none" w:sz="0" w:space="0" w:color="auto"/>
        <w:bottom w:val="none" w:sz="0" w:space="0" w:color="auto"/>
        <w:right w:val="none" w:sz="0" w:space="0" w:color="auto"/>
      </w:divBdr>
    </w:div>
    <w:div w:id="1282685896">
      <w:bodyDiv w:val="1"/>
      <w:marLeft w:val="0"/>
      <w:marRight w:val="0"/>
      <w:marTop w:val="0"/>
      <w:marBottom w:val="0"/>
      <w:divBdr>
        <w:top w:val="none" w:sz="0" w:space="0" w:color="auto"/>
        <w:left w:val="none" w:sz="0" w:space="0" w:color="auto"/>
        <w:bottom w:val="none" w:sz="0" w:space="0" w:color="auto"/>
        <w:right w:val="none" w:sz="0" w:space="0" w:color="auto"/>
      </w:divBdr>
    </w:div>
    <w:div w:id="1325667255">
      <w:bodyDiv w:val="1"/>
      <w:marLeft w:val="0"/>
      <w:marRight w:val="0"/>
      <w:marTop w:val="0"/>
      <w:marBottom w:val="0"/>
      <w:divBdr>
        <w:top w:val="none" w:sz="0" w:space="0" w:color="auto"/>
        <w:left w:val="none" w:sz="0" w:space="0" w:color="auto"/>
        <w:bottom w:val="none" w:sz="0" w:space="0" w:color="auto"/>
        <w:right w:val="none" w:sz="0" w:space="0" w:color="auto"/>
      </w:divBdr>
    </w:div>
    <w:div w:id="1484784049">
      <w:bodyDiv w:val="1"/>
      <w:marLeft w:val="0"/>
      <w:marRight w:val="0"/>
      <w:marTop w:val="0"/>
      <w:marBottom w:val="0"/>
      <w:divBdr>
        <w:top w:val="none" w:sz="0" w:space="0" w:color="auto"/>
        <w:left w:val="none" w:sz="0" w:space="0" w:color="auto"/>
        <w:bottom w:val="none" w:sz="0" w:space="0" w:color="auto"/>
        <w:right w:val="none" w:sz="0" w:space="0" w:color="auto"/>
      </w:divBdr>
      <w:divsChild>
        <w:div w:id="409697476">
          <w:marLeft w:val="360"/>
          <w:marRight w:val="0"/>
          <w:marTop w:val="200"/>
          <w:marBottom w:val="0"/>
          <w:divBdr>
            <w:top w:val="none" w:sz="0" w:space="0" w:color="auto"/>
            <w:left w:val="none" w:sz="0" w:space="0" w:color="auto"/>
            <w:bottom w:val="none" w:sz="0" w:space="0" w:color="auto"/>
            <w:right w:val="none" w:sz="0" w:space="0" w:color="auto"/>
          </w:divBdr>
        </w:div>
        <w:div w:id="1475297003">
          <w:marLeft w:val="360"/>
          <w:marRight w:val="0"/>
          <w:marTop w:val="200"/>
          <w:marBottom w:val="0"/>
          <w:divBdr>
            <w:top w:val="none" w:sz="0" w:space="0" w:color="auto"/>
            <w:left w:val="none" w:sz="0" w:space="0" w:color="auto"/>
            <w:bottom w:val="none" w:sz="0" w:space="0" w:color="auto"/>
            <w:right w:val="none" w:sz="0" w:space="0" w:color="auto"/>
          </w:divBdr>
        </w:div>
        <w:div w:id="1035500916">
          <w:marLeft w:val="360"/>
          <w:marRight w:val="0"/>
          <w:marTop w:val="200"/>
          <w:marBottom w:val="0"/>
          <w:divBdr>
            <w:top w:val="none" w:sz="0" w:space="0" w:color="auto"/>
            <w:left w:val="none" w:sz="0" w:space="0" w:color="auto"/>
            <w:bottom w:val="none" w:sz="0" w:space="0" w:color="auto"/>
            <w:right w:val="none" w:sz="0" w:space="0" w:color="auto"/>
          </w:divBdr>
        </w:div>
        <w:div w:id="376583664">
          <w:marLeft w:val="360"/>
          <w:marRight w:val="0"/>
          <w:marTop w:val="200"/>
          <w:marBottom w:val="0"/>
          <w:divBdr>
            <w:top w:val="none" w:sz="0" w:space="0" w:color="auto"/>
            <w:left w:val="none" w:sz="0" w:space="0" w:color="auto"/>
            <w:bottom w:val="none" w:sz="0" w:space="0" w:color="auto"/>
            <w:right w:val="none" w:sz="0" w:space="0" w:color="auto"/>
          </w:divBdr>
        </w:div>
      </w:divsChild>
    </w:div>
    <w:div w:id="1514108325">
      <w:bodyDiv w:val="1"/>
      <w:marLeft w:val="0"/>
      <w:marRight w:val="0"/>
      <w:marTop w:val="0"/>
      <w:marBottom w:val="0"/>
      <w:divBdr>
        <w:top w:val="none" w:sz="0" w:space="0" w:color="auto"/>
        <w:left w:val="none" w:sz="0" w:space="0" w:color="auto"/>
        <w:bottom w:val="none" w:sz="0" w:space="0" w:color="auto"/>
        <w:right w:val="none" w:sz="0" w:space="0" w:color="auto"/>
      </w:divBdr>
    </w:div>
    <w:div w:id="1691487358">
      <w:bodyDiv w:val="1"/>
      <w:marLeft w:val="0"/>
      <w:marRight w:val="0"/>
      <w:marTop w:val="0"/>
      <w:marBottom w:val="0"/>
      <w:divBdr>
        <w:top w:val="none" w:sz="0" w:space="0" w:color="auto"/>
        <w:left w:val="none" w:sz="0" w:space="0" w:color="auto"/>
        <w:bottom w:val="none" w:sz="0" w:space="0" w:color="auto"/>
        <w:right w:val="none" w:sz="0" w:space="0" w:color="auto"/>
      </w:divBdr>
    </w:div>
    <w:div w:id="1741752069">
      <w:bodyDiv w:val="1"/>
      <w:marLeft w:val="0"/>
      <w:marRight w:val="0"/>
      <w:marTop w:val="0"/>
      <w:marBottom w:val="0"/>
      <w:divBdr>
        <w:top w:val="none" w:sz="0" w:space="0" w:color="auto"/>
        <w:left w:val="none" w:sz="0" w:space="0" w:color="auto"/>
        <w:bottom w:val="none" w:sz="0" w:space="0" w:color="auto"/>
        <w:right w:val="none" w:sz="0" w:space="0" w:color="auto"/>
      </w:divBdr>
    </w:div>
    <w:div w:id="1745293448">
      <w:bodyDiv w:val="1"/>
      <w:marLeft w:val="0"/>
      <w:marRight w:val="0"/>
      <w:marTop w:val="0"/>
      <w:marBottom w:val="0"/>
      <w:divBdr>
        <w:top w:val="none" w:sz="0" w:space="0" w:color="auto"/>
        <w:left w:val="none" w:sz="0" w:space="0" w:color="auto"/>
        <w:bottom w:val="none" w:sz="0" w:space="0" w:color="auto"/>
        <w:right w:val="none" w:sz="0" w:space="0" w:color="auto"/>
      </w:divBdr>
    </w:div>
    <w:div w:id="1956398979">
      <w:bodyDiv w:val="1"/>
      <w:marLeft w:val="0"/>
      <w:marRight w:val="0"/>
      <w:marTop w:val="0"/>
      <w:marBottom w:val="0"/>
      <w:divBdr>
        <w:top w:val="none" w:sz="0" w:space="0" w:color="auto"/>
        <w:left w:val="none" w:sz="0" w:space="0" w:color="auto"/>
        <w:bottom w:val="none" w:sz="0" w:space="0" w:color="auto"/>
        <w:right w:val="none" w:sz="0" w:space="0" w:color="auto"/>
      </w:divBdr>
    </w:div>
    <w:div w:id="2039965773">
      <w:bodyDiv w:val="1"/>
      <w:marLeft w:val="0"/>
      <w:marRight w:val="0"/>
      <w:marTop w:val="0"/>
      <w:marBottom w:val="0"/>
      <w:divBdr>
        <w:top w:val="none" w:sz="0" w:space="0" w:color="auto"/>
        <w:left w:val="none" w:sz="0" w:space="0" w:color="auto"/>
        <w:bottom w:val="none" w:sz="0" w:space="0" w:color="auto"/>
        <w:right w:val="none" w:sz="0" w:space="0" w:color="auto"/>
      </w:divBdr>
    </w:div>
    <w:div w:id="20586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rigin.glb.cdc.gov/niosh/surveyreports/pdfs/356-16a.pdf" TargetMode="External"/><Relationship Id="rId2" Type="http://schemas.openxmlformats.org/officeDocument/2006/relationships/hyperlink" Target="http://eprints.gla.ac.uk/40969/1/40969.pdf" TargetMode="External"/><Relationship Id="rId3" Type="http://schemas.openxmlformats.org/officeDocument/2006/relationships/hyperlink" Target="http://www.nuaire.com/protected/bulletins-general/biological-safety-cabinets/GTB0171%20Discussion%20of%20Concurrent%20Balance%20Value%20of%20Class%20II,%20Type%20B1-B2%20Biological%20Safety%20Cabinets.pdf"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tiff"/><Relationship Id="rId14" Type="http://schemas.openxmlformats.org/officeDocument/2006/relationships/image" Target="media/image5.emf"/><Relationship Id="rId15" Type="http://schemas.openxmlformats.org/officeDocument/2006/relationships/image" Target="media/image6.tiff"/><Relationship Id="rId16" Type="http://schemas.openxmlformats.org/officeDocument/2006/relationships/image" Target="media/image7.tiff"/><Relationship Id="rId17" Type="http://schemas.openxmlformats.org/officeDocument/2006/relationships/image" Target="media/image8.tiff"/><Relationship Id="rId18" Type="http://schemas.openxmlformats.org/officeDocument/2006/relationships/image" Target="media/image9.tif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5FFC9-BF31-DE4C-98C7-63CDAF9A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5871</Words>
  <Characters>33466</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Newcomer, Derek (NIH/OD/ORS) [E]</dc:creator>
  <cp:lastModifiedBy>Abhijit Dasgupta</cp:lastModifiedBy>
  <cp:revision>2</cp:revision>
  <cp:lastPrinted>2016-06-21T13:14:00Z</cp:lastPrinted>
  <dcterms:created xsi:type="dcterms:W3CDTF">2016-07-10T23:55:00Z</dcterms:created>
  <dcterms:modified xsi:type="dcterms:W3CDTF">2016-07-10T23:55:00Z</dcterms:modified>
</cp:coreProperties>
</file>